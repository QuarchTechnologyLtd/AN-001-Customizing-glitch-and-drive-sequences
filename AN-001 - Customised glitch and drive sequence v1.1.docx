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6627B" w:rsidRDefault="0006627B" w:rsidP="00391C4D">
      <w:pPr>
        <w:pStyle w:val="Heading1"/>
        <w:jc w:val="center"/>
        <w:rPr>
          <w:ins w:id="1" w:author="anorrie" w:date="2016-07-28T16:34:00Z"/>
        </w:rPr>
        <w:pPrChange w:id="2" w:author="anorrie" w:date="2016-07-28T15:44:00Z">
          <w:pPr>
            <w:pStyle w:val="Heading2"/>
            <w:jc w:val="center"/>
          </w:pPr>
        </w:pPrChange>
      </w:pPr>
      <w:bookmarkStart w:id="3" w:name="_Toc457486935"/>
    </w:p>
    <w:p w:rsidR="00017C71" w:rsidRDefault="00017C71" w:rsidP="00391C4D">
      <w:pPr>
        <w:pStyle w:val="Heading1"/>
        <w:jc w:val="center"/>
        <w:rPr>
          <w:ins w:id="4" w:author="gkumar" w:date="2015-06-17T12:23:00Z"/>
        </w:rPr>
        <w:pPrChange w:id="5" w:author="anorrie" w:date="2016-07-28T15:44:00Z">
          <w:pPr>
            <w:pStyle w:val="Heading2"/>
            <w:jc w:val="center"/>
          </w:pPr>
        </w:pPrChange>
      </w:pPr>
      <w:ins w:id="6" w:author="gkumar" w:date="2015-06-17T12:23:00Z">
        <w:r w:rsidRPr="00856A2F">
          <w:t xml:space="preserve">Application Note- </w:t>
        </w:r>
        <w:r>
          <w:t>AN</w:t>
        </w:r>
        <w:r w:rsidRPr="00856A2F">
          <w:t>001</w:t>
        </w:r>
        <w:bookmarkEnd w:id="3"/>
      </w:ins>
    </w:p>
    <w:p w:rsidR="006403C8" w:rsidRDefault="006403C8" w:rsidP="00391C4D">
      <w:pPr>
        <w:pStyle w:val="Heading1"/>
        <w:jc w:val="center"/>
        <w:rPr>
          <w:ins w:id="7" w:author="gkumar" w:date="2015-06-17T12:40:00Z"/>
        </w:rPr>
        <w:pPrChange w:id="8" w:author="anorrie" w:date="2016-07-28T15:44:00Z">
          <w:pPr>
            <w:pStyle w:val="Heading1"/>
          </w:pPr>
        </w:pPrChange>
      </w:pPr>
      <w:bookmarkStart w:id="9" w:name="_Toc457486936"/>
      <w:ins w:id="10" w:author="gkumar" w:date="2015-06-17T12:40:00Z">
        <w:r>
          <w:t>Creating a custom glitch/drive sequence</w:t>
        </w:r>
        <w:bookmarkEnd w:id="9"/>
      </w:ins>
    </w:p>
    <w:p w:rsidR="006403C8" w:rsidRPr="00501755" w:rsidRDefault="006403C8" w:rsidP="00391C4D">
      <w:pPr>
        <w:pStyle w:val="Heading1"/>
        <w:jc w:val="center"/>
        <w:rPr>
          <w:ins w:id="11" w:author="gkumar" w:date="2015-06-17T12:40:00Z"/>
        </w:rPr>
        <w:pPrChange w:id="12" w:author="anorrie" w:date="2016-07-28T15:44:00Z">
          <w:pPr>
            <w:pStyle w:val="Heading1"/>
          </w:pPr>
        </w:pPrChange>
      </w:pPr>
      <w:bookmarkStart w:id="13" w:name="_Toc457486937"/>
      <w:ins w:id="14" w:author="gkumar" w:date="2015-06-17T12:40:00Z">
        <w:del w:id="15" w:author="anorrie" w:date="2016-07-28T16:35:00Z">
          <w:r w:rsidDel="0006627B">
            <w:delText>March</w:delText>
          </w:r>
        </w:del>
      </w:ins>
      <w:ins w:id="16" w:author="anorrie" w:date="2016-07-28T16:35:00Z">
        <w:r w:rsidR="0006627B">
          <w:t>July</w:t>
        </w:r>
      </w:ins>
      <w:ins w:id="17" w:author="gkumar" w:date="2015-06-17T12:40:00Z">
        <w:r>
          <w:t xml:space="preserve"> 20, 201</w:t>
        </w:r>
      </w:ins>
      <w:ins w:id="18" w:author="anorrie" w:date="2016-07-28T16:35:00Z">
        <w:r w:rsidR="0006627B">
          <w:t>6</w:t>
        </w:r>
      </w:ins>
      <w:ins w:id="19" w:author="gkumar" w:date="2015-06-17T12:40:00Z">
        <w:del w:id="20" w:author="anorrie" w:date="2016-07-28T16:35:00Z">
          <w:r w:rsidDel="0006627B">
            <w:delText>5</w:delText>
          </w:r>
        </w:del>
        <w:bookmarkEnd w:id="13"/>
      </w:ins>
    </w:p>
    <w:p w:rsidR="006403C8" w:rsidRPr="00A84C9E" w:rsidRDefault="006403C8">
      <w:pPr>
        <w:rPr>
          <w:ins w:id="21" w:author="gkumar" w:date="2015-06-17T12:40:00Z"/>
        </w:rPr>
        <w:pPrChange w:id="22" w:author="gkumar" w:date="2015-06-17T12:40:00Z">
          <w:pPr>
            <w:pStyle w:val="Heading1"/>
          </w:pPr>
        </w:pPrChange>
      </w:pPr>
    </w:p>
    <w:p w:rsidR="006403C8" w:rsidRPr="00A84C9E" w:rsidRDefault="006403C8">
      <w:pPr>
        <w:rPr>
          <w:ins w:id="23" w:author="gkumar" w:date="2015-06-17T12:40:00Z"/>
        </w:rPr>
        <w:pPrChange w:id="24" w:author="gkumar" w:date="2015-06-17T12:40:00Z">
          <w:pPr>
            <w:pStyle w:val="Heading1"/>
          </w:pPr>
        </w:pPrChange>
      </w:pPr>
    </w:p>
    <w:p w:rsidR="00017C71" w:rsidRDefault="00017C71" w:rsidP="00391C4D">
      <w:pPr>
        <w:pStyle w:val="Heading1"/>
        <w:rPr>
          <w:ins w:id="25" w:author="gkumar" w:date="2015-06-17T12:22:00Z"/>
        </w:rPr>
        <w:pPrChange w:id="26" w:author="anorrie" w:date="2016-07-28T15:44:00Z">
          <w:pPr>
            <w:pStyle w:val="Heading1"/>
          </w:pPr>
        </w:pPrChange>
      </w:pPr>
    </w:p>
    <w:p w:rsidR="00017C71" w:rsidRDefault="00017C71">
      <w:pPr>
        <w:rPr>
          <w:ins w:id="27" w:author="gkumar" w:date="2015-06-17T12:22:00Z"/>
          <w:rFonts w:eastAsiaTheme="majorEastAsia" w:cstheme="majorBidi"/>
          <w:color w:val="2A698C"/>
          <w:sz w:val="32"/>
          <w:szCs w:val="28"/>
        </w:rPr>
      </w:pPr>
      <w:ins w:id="28" w:author="gkumar" w:date="2015-06-17T12:22:00Z">
        <w:r>
          <w:br w:type="page"/>
        </w:r>
      </w:ins>
    </w:p>
    <w:p w:rsidR="0006627B" w:rsidDel="0006627B" w:rsidRDefault="0006627B" w:rsidP="0006627B">
      <w:pPr>
        <w:rPr>
          <w:del w:id="29" w:author="anorrie" w:date="2016-07-28T16:34:00Z"/>
        </w:rPr>
        <w:pPrChange w:id="30" w:author="anorrie" w:date="2016-07-28T16:34:00Z">
          <w:pPr>
            <w:pStyle w:val="TOCHeading"/>
          </w:pPr>
        </w:pPrChange>
      </w:pPr>
    </w:p>
    <w:p w:rsidR="0006627B" w:rsidDel="0006627B" w:rsidRDefault="0006627B">
      <w:pPr>
        <w:pStyle w:val="TOCHeading"/>
        <w:rPr>
          <w:del w:id="31" w:author="anorrie" w:date="2016-07-28T16:34:00Z"/>
        </w:rPr>
      </w:pPr>
      <w:ins w:id="32" w:author="anorrie" w:date="2016-07-28T16:34:00Z">
        <w:r>
          <w:br/>
        </w:r>
      </w:ins>
    </w:p>
    <w:customXmlInsRangeStart w:id="33" w:author="anorrie" w:date="2016-07-28T16:32:00Z"/>
    <w:sdt>
      <w:sdtPr>
        <w:id w:val="1905026139"/>
        <w:docPartObj>
          <w:docPartGallery w:val="Table of Contents"/>
          <w:docPartUnique/>
        </w:docPartObj>
      </w:sdtPr>
      <w:sdtEndPr>
        <w:rPr>
          <w:rFonts w:eastAsiaTheme="minorEastAsia" w:cstheme="minorBidi"/>
          <w:noProof/>
          <w:color w:val="auto"/>
          <w:sz w:val="28"/>
          <w:szCs w:val="22"/>
        </w:rPr>
      </w:sdtEndPr>
      <w:sdtContent>
        <w:customXmlInsRangeEnd w:id="33"/>
        <w:p w:rsidR="0006627B" w:rsidRDefault="0006627B">
          <w:pPr>
            <w:pStyle w:val="TOCHeading"/>
            <w:rPr>
              <w:ins w:id="34" w:author="anorrie" w:date="2016-07-28T16:32:00Z"/>
            </w:rPr>
          </w:pPr>
          <w:ins w:id="35" w:author="anorrie" w:date="2016-07-28T16:32:00Z">
            <w:r>
              <w:t>Contents</w:t>
            </w:r>
          </w:ins>
        </w:p>
        <w:p w:rsidR="0006627B" w:rsidRDefault="0006627B" w:rsidP="0006627B">
          <w:pPr>
            <w:pStyle w:val="TOC1"/>
            <w:rPr>
              <w:ins w:id="36" w:author="anorrie" w:date="2016-07-28T16:33:00Z"/>
              <w:rFonts w:asciiTheme="minorHAnsi" w:hAnsiTheme="minorHAnsi"/>
              <w:noProof/>
              <w:sz w:val="22"/>
              <w:lang w:eastAsia="en-GB"/>
            </w:rPr>
            <w:pPrChange w:id="37" w:author="anorrie" w:date="2016-07-28T16:33:00Z">
              <w:pPr>
                <w:pStyle w:val="TOC1"/>
              </w:pPr>
            </w:pPrChange>
          </w:pPr>
          <w:ins w:id="38" w:author="anorrie" w:date="2016-07-28T16:32:00Z">
            <w:r>
              <w:fldChar w:fldCharType="begin"/>
            </w:r>
            <w:r>
              <w:instrText xml:space="preserve"> TOC \o "1-3" \h \z \u </w:instrText>
            </w:r>
            <w:r>
              <w:fldChar w:fldCharType="separate"/>
            </w:r>
          </w:ins>
        </w:p>
        <w:p w:rsidR="0006627B" w:rsidRDefault="0006627B">
          <w:pPr>
            <w:pStyle w:val="TOC1"/>
            <w:rPr>
              <w:ins w:id="39" w:author="anorrie" w:date="2016-07-28T16:33:00Z"/>
              <w:rFonts w:asciiTheme="minorHAnsi" w:hAnsiTheme="minorHAnsi"/>
              <w:noProof/>
              <w:sz w:val="22"/>
              <w:lang w:eastAsia="en-GB"/>
            </w:rPr>
          </w:pPr>
          <w:ins w:id="40" w:author="anorrie" w:date="2016-07-28T16:33:00Z">
            <w:r w:rsidRPr="00B748C4">
              <w:rPr>
                <w:rStyle w:val="Hyperlink"/>
                <w:noProof/>
              </w:rPr>
              <w:fldChar w:fldCharType="begin"/>
            </w:r>
            <w:r w:rsidRPr="00B748C4">
              <w:rPr>
                <w:rStyle w:val="Hyperlink"/>
                <w:noProof/>
              </w:rPr>
              <w:instrText xml:space="preserve"> </w:instrText>
            </w:r>
            <w:r>
              <w:rPr>
                <w:noProof/>
              </w:rPr>
              <w:instrText>HYPERLINK \l "_Toc457486938"</w:instrText>
            </w:r>
            <w:r w:rsidRPr="00B748C4">
              <w:rPr>
                <w:rStyle w:val="Hyperlink"/>
                <w:noProof/>
              </w:rPr>
              <w:instrText xml:space="preserve"> </w:instrText>
            </w:r>
            <w:r w:rsidRPr="00B748C4">
              <w:rPr>
                <w:rStyle w:val="Hyperlink"/>
                <w:noProof/>
              </w:rPr>
            </w:r>
            <w:r w:rsidRPr="00B748C4">
              <w:rPr>
                <w:rStyle w:val="Hyperlink"/>
                <w:noProof/>
              </w:rPr>
              <w:fldChar w:fldCharType="separate"/>
            </w:r>
            <w:r w:rsidRPr="00B748C4">
              <w:rPr>
                <w:rStyle w:val="Hyperlink"/>
                <w:noProof/>
              </w:rPr>
              <w:t>Creating a custom glitch/drive sequence</w:t>
            </w:r>
            <w:r>
              <w:rPr>
                <w:noProof/>
                <w:webHidden/>
              </w:rPr>
              <w:tab/>
            </w:r>
            <w:r>
              <w:rPr>
                <w:noProof/>
                <w:webHidden/>
              </w:rPr>
              <w:fldChar w:fldCharType="begin"/>
            </w:r>
            <w:r>
              <w:rPr>
                <w:noProof/>
                <w:webHidden/>
              </w:rPr>
              <w:instrText xml:space="preserve"> PAGEREF _Toc457486938 \h </w:instrText>
            </w:r>
            <w:r>
              <w:rPr>
                <w:noProof/>
                <w:webHidden/>
              </w:rPr>
            </w:r>
          </w:ins>
          <w:r>
            <w:rPr>
              <w:noProof/>
              <w:webHidden/>
            </w:rPr>
            <w:fldChar w:fldCharType="separate"/>
          </w:r>
          <w:ins w:id="41" w:author="anorrie" w:date="2016-07-28T16:37:00Z">
            <w:r w:rsidR="00457956">
              <w:rPr>
                <w:noProof/>
                <w:webHidden/>
              </w:rPr>
              <w:t>3</w:t>
            </w:r>
          </w:ins>
          <w:ins w:id="42" w:author="anorrie" w:date="2016-07-28T16:33:00Z">
            <w:r>
              <w:rPr>
                <w:noProof/>
                <w:webHidden/>
              </w:rPr>
              <w:fldChar w:fldCharType="end"/>
            </w:r>
            <w:r w:rsidRPr="00B748C4">
              <w:rPr>
                <w:rStyle w:val="Hyperlink"/>
                <w:noProof/>
              </w:rPr>
              <w:fldChar w:fldCharType="end"/>
            </w:r>
          </w:ins>
        </w:p>
        <w:p w:rsidR="0006627B" w:rsidRDefault="0006627B">
          <w:pPr>
            <w:pStyle w:val="TOC2"/>
            <w:tabs>
              <w:tab w:val="right" w:leader="dot" w:pos="10070"/>
            </w:tabs>
            <w:rPr>
              <w:ins w:id="43" w:author="anorrie" w:date="2016-07-28T16:33:00Z"/>
              <w:rFonts w:asciiTheme="minorHAnsi" w:hAnsiTheme="minorHAnsi"/>
              <w:noProof/>
              <w:sz w:val="22"/>
              <w:lang w:eastAsia="en-GB"/>
            </w:rPr>
          </w:pPr>
          <w:ins w:id="44" w:author="anorrie" w:date="2016-07-28T16:33:00Z">
            <w:r w:rsidRPr="00B748C4">
              <w:rPr>
                <w:rStyle w:val="Hyperlink"/>
                <w:noProof/>
              </w:rPr>
              <w:fldChar w:fldCharType="begin"/>
            </w:r>
            <w:r w:rsidRPr="00B748C4">
              <w:rPr>
                <w:rStyle w:val="Hyperlink"/>
                <w:noProof/>
              </w:rPr>
              <w:instrText xml:space="preserve"> </w:instrText>
            </w:r>
            <w:r>
              <w:rPr>
                <w:noProof/>
              </w:rPr>
              <w:instrText>HYPERLINK \l "_Toc457486939"</w:instrText>
            </w:r>
            <w:r w:rsidRPr="00B748C4">
              <w:rPr>
                <w:rStyle w:val="Hyperlink"/>
                <w:noProof/>
              </w:rPr>
              <w:instrText xml:space="preserve"> </w:instrText>
            </w:r>
            <w:r w:rsidRPr="00B748C4">
              <w:rPr>
                <w:rStyle w:val="Hyperlink"/>
                <w:noProof/>
              </w:rPr>
            </w:r>
            <w:r w:rsidRPr="00B748C4">
              <w:rPr>
                <w:rStyle w:val="Hyperlink"/>
                <w:noProof/>
              </w:rPr>
              <w:fldChar w:fldCharType="separate"/>
            </w:r>
            <w:r w:rsidRPr="00B748C4">
              <w:rPr>
                <w:rStyle w:val="Hyperlink"/>
                <w:noProof/>
              </w:rPr>
              <w:t>Requirements</w:t>
            </w:r>
            <w:r>
              <w:rPr>
                <w:noProof/>
                <w:webHidden/>
              </w:rPr>
              <w:tab/>
            </w:r>
            <w:r>
              <w:rPr>
                <w:noProof/>
                <w:webHidden/>
              </w:rPr>
              <w:fldChar w:fldCharType="begin"/>
            </w:r>
            <w:r>
              <w:rPr>
                <w:noProof/>
                <w:webHidden/>
              </w:rPr>
              <w:instrText xml:space="preserve"> PAGEREF _Toc457486939 \h </w:instrText>
            </w:r>
            <w:r>
              <w:rPr>
                <w:noProof/>
                <w:webHidden/>
              </w:rPr>
            </w:r>
          </w:ins>
          <w:r>
            <w:rPr>
              <w:noProof/>
              <w:webHidden/>
            </w:rPr>
            <w:fldChar w:fldCharType="separate"/>
          </w:r>
          <w:ins w:id="45" w:author="anorrie" w:date="2016-07-28T16:37:00Z">
            <w:r w:rsidR="00457956">
              <w:rPr>
                <w:noProof/>
                <w:webHidden/>
              </w:rPr>
              <w:t>3</w:t>
            </w:r>
          </w:ins>
          <w:ins w:id="46" w:author="anorrie" w:date="2016-07-28T16:33:00Z">
            <w:r>
              <w:rPr>
                <w:noProof/>
                <w:webHidden/>
              </w:rPr>
              <w:fldChar w:fldCharType="end"/>
            </w:r>
            <w:r w:rsidRPr="00B748C4">
              <w:rPr>
                <w:rStyle w:val="Hyperlink"/>
                <w:noProof/>
              </w:rPr>
              <w:fldChar w:fldCharType="end"/>
            </w:r>
          </w:ins>
        </w:p>
        <w:p w:rsidR="0006627B" w:rsidRDefault="0006627B">
          <w:pPr>
            <w:pStyle w:val="TOC2"/>
            <w:tabs>
              <w:tab w:val="right" w:leader="dot" w:pos="10070"/>
            </w:tabs>
            <w:rPr>
              <w:ins w:id="47" w:author="anorrie" w:date="2016-07-28T16:33:00Z"/>
              <w:rFonts w:asciiTheme="minorHAnsi" w:hAnsiTheme="minorHAnsi"/>
              <w:noProof/>
              <w:sz w:val="22"/>
              <w:lang w:eastAsia="en-GB"/>
            </w:rPr>
          </w:pPr>
          <w:ins w:id="48" w:author="anorrie" w:date="2016-07-28T16:33:00Z">
            <w:r w:rsidRPr="00B748C4">
              <w:rPr>
                <w:rStyle w:val="Hyperlink"/>
                <w:noProof/>
              </w:rPr>
              <w:fldChar w:fldCharType="begin"/>
            </w:r>
            <w:r w:rsidRPr="00B748C4">
              <w:rPr>
                <w:rStyle w:val="Hyperlink"/>
                <w:noProof/>
              </w:rPr>
              <w:instrText xml:space="preserve"> </w:instrText>
            </w:r>
            <w:r>
              <w:rPr>
                <w:noProof/>
              </w:rPr>
              <w:instrText>HYPERLINK \l "_Toc457486940"</w:instrText>
            </w:r>
            <w:r w:rsidRPr="00B748C4">
              <w:rPr>
                <w:rStyle w:val="Hyperlink"/>
                <w:noProof/>
              </w:rPr>
              <w:instrText xml:space="preserve"> </w:instrText>
            </w:r>
            <w:r w:rsidRPr="00B748C4">
              <w:rPr>
                <w:rStyle w:val="Hyperlink"/>
                <w:noProof/>
              </w:rPr>
            </w:r>
            <w:r w:rsidRPr="00B748C4">
              <w:rPr>
                <w:rStyle w:val="Hyperlink"/>
                <w:noProof/>
              </w:rPr>
              <w:fldChar w:fldCharType="separate"/>
            </w:r>
            <w:r w:rsidRPr="00B748C4">
              <w:rPr>
                <w:rStyle w:val="Hyperlink"/>
                <w:noProof/>
              </w:rPr>
              <w:t>Equipment Set up</w:t>
            </w:r>
            <w:r>
              <w:rPr>
                <w:noProof/>
                <w:webHidden/>
              </w:rPr>
              <w:tab/>
            </w:r>
            <w:r>
              <w:rPr>
                <w:noProof/>
                <w:webHidden/>
              </w:rPr>
              <w:fldChar w:fldCharType="begin"/>
            </w:r>
            <w:r>
              <w:rPr>
                <w:noProof/>
                <w:webHidden/>
              </w:rPr>
              <w:instrText xml:space="preserve"> PAGEREF _Toc457486940 \h </w:instrText>
            </w:r>
            <w:r>
              <w:rPr>
                <w:noProof/>
                <w:webHidden/>
              </w:rPr>
            </w:r>
          </w:ins>
          <w:r>
            <w:rPr>
              <w:noProof/>
              <w:webHidden/>
            </w:rPr>
            <w:fldChar w:fldCharType="separate"/>
          </w:r>
          <w:ins w:id="49" w:author="anorrie" w:date="2016-07-28T16:37:00Z">
            <w:r w:rsidR="00457956">
              <w:rPr>
                <w:noProof/>
                <w:webHidden/>
              </w:rPr>
              <w:t>4</w:t>
            </w:r>
          </w:ins>
          <w:ins w:id="50" w:author="anorrie" w:date="2016-07-28T16:33:00Z">
            <w:r>
              <w:rPr>
                <w:noProof/>
                <w:webHidden/>
              </w:rPr>
              <w:fldChar w:fldCharType="end"/>
            </w:r>
            <w:r w:rsidRPr="00B748C4">
              <w:rPr>
                <w:rStyle w:val="Hyperlink"/>
                <w:noProof/>
              </w:rPr>
              <w:fldChar w:fldCharType="end"/>
            </w:r>
          </w:ins>
        </w:p>
        <w:p w:rsidR="0006627B" w:rsidRDefault="0006627B">
          <w:pPr>
            <w:pStyle w:val="TOC1"/>
            <w:rPr>
              <w:ins w:id="51" w:author="anorrie" w:date="2016-07-28T16:33:00Z"/>
              <w:rFonts w:asciiTheme="minorHAnsi" w:hAnsiTheme="minorHAnsi"/>
              <w:noProof/>
              <w:sz w:val="22"/>
              <w:lang w:eastAsia="en-GB"/>
            </w:rPr>
          </w:pPr>
          <w:ins w:id="52" w:author="anorrie" w:date="2016-07-28T16:33:00Z">
            <w:r w:rsidRPr="00B748C4">
              <w:rPr>
                <w:rStyle w:val="Hyperlink"/>
                <w:noProof/>
              </w:rPr>
              <w:fldChar w:fldCharType="begin"/>
            </w:r>
            <w:r w:rsidRPr="00B748C4">
              <w:rPr>
                <w:rStyle w:val="Hyperlink"/>
                <w:noProof/>
              </w:rPr>
              <w:instrText xml:space="preserve"> </w:instrText>
            </w:r>
            <w:r>
              <w:rPr>
                <w:noProof/>
              </w:rPr>
              <w:instrText>HYPERLINK \l "_Toc457486941"</w:instrText>
            </w:r>
            <w:r w:rsidRPr="00B748C4">
              <w:rPr>
                <w:rStyle w:val="Hyperlink"/>
                <w:noProof/>
              </w:rPr>
              <w:instrText xml:space="preserve"> </w:instrText>
            </w:r>
            <w:r w:rsidRPr="00B748C4">
              <w:rPr>
                <w:rStyle w:val="Hyperlink"/>
                <w:noProof/>
              </w:rPr>
            </w:r>
            <w:r w:rsidRPr="00B748C4">
              <w:rPr>
                <w:rStyle w:val="Hyperlink"/>
                <w:noProof/>
              </w:rPr>
              <w:fldChar w:fldCharType="separate"/>
            </w:r>
            <w:r w:rsidRPr="00B748C4">
              <w:rPr>
                <w:rStyle w:val="Hyperlink"/>
                <w:noProof/>
              </w:rPr>
              <w:t>Customer Required Sequence</w:t>
            </w:r>
            <w:r>
              <w:rPr>
                <w:noProof/>
                <w:webHidden/>
              </w:rPr>
              <w:tab/>
            </w:r>
            <w:r>
              <w:rPr>
                <w:noProof/>
                <w:webHidden/>
              </w:rPr>
              <w:fldChar w:fldCharType="begin"/>
            </w:r>
            <w:r>
              <w:rPr>
                <w:noProof/>
                <w:webHidden/>
              </w:rPr>
              <w:instrText xml:space="preserve"> PAGEREF _Toc457486941 \h </w:instrText>
            </w:r>
            <w:r>
              <w:rPr>
                <w:noProof/>
                <w:webHidden/>
              </w:rPr>
            </w:r>
          </w:ins>
          <w:r>
            <w:rPr>
              <w:noProof/>
              <w:webHidden/>
            </w:rPr>
            <w:fldChar w:fldCharType="separate"/>
          </w:r>
          <w:ins w:id="53" w:author="anorrie" w:date="2016-07-28T16:37:00Z">
            <w:r w:rsidR="00457956">
              <w:rPr>
                <w:noProof/>
                <w:webHidden/>
              </w:rPr>
              <w:t>5</w:t>
            </w:r>
          </w:ins>
          <w:ins w:id="54" w:author="anorrie" w:date="2016-07-28T16:33:00Z">
            <w:r>
              <w:rPr>
                <w:noProof/>
                <w:webHidden/>
              </w:rPr>
              <w:fldChar w:fldCharType="end"/>
            </w:r>
            <w:r w:rsidRPr="00B748C4">
              <w:rPr>
                <w:rStyle w:val="Hyperlink"/>
                <w:noProof/>
              </w:rPr>
              <w:fldChar w:fldCharType="end"/>
            </w:r>
          </w:ins>
        </w:p>
        <w:p w:rsidR="0006627B" w:rsidRDefault="0006627B">
          <w:pPr>
            <w:pStyle w:val="TOC2"/>
            <w:tabs>
              <w:tab w:val="right" w:leader="dot" w:pos="10070"/>
            </w:tabs>
            <w:rPr>
              <w:ins w:id="55" w:author="anorrie" w:date="2016-07-28T16:33:00Z"/>
              <w:rFonts w:asciiTheme="minorHAnsi" w:hAnsiTheme="minorHAnsi"/>
              <w:noProof/>
              <w:sz w:val="22"/>
              <w:lang w:eastAsia="en-GB"/>
            </w:rPr>
          </w:pPr>
          <w:ins w:id="56" w:author="anorrie" w:date="2016-07-28T16:33:00Z">
            <w:r w:rsidRPr="00B748C4">
              <w:rPr>
                <w:rStyle w:val="Hyperlink"/>
                <w:noProof/>
              </w:rPr>
              <w:fldChar w:fldCharType="begin"/>
            </w:r>
            <w:r w:rsidRPr="00B748C4">
              <w:rPr>
                <w:rStyle w:val="Hyperlink"/>
                <w:noProof/>
              </w:rPr>
              <w:instrText xml:space="preserve"> </w:instrText>
            </w:r>
            <w:r>
              <w:rPr>
                <w:noProof/>
              </w:rPr>
              <w:instrText>HYPERLINK \l "_Toc457486942"</w:instrText>
            </w:r>
            <w:r w:rsidRPr="00B748C4">
              <w:rPr>
                <w:rStyle w:val="Hyperlink"/>
                <w:noProof/>
              </w:rPr>
              <w:instrText xml:space="preserve"> </w:instrText>
            </w:r>
            <w:r w:rsidRPr="00B748C4">
              <w:rPr>
                <w:rStyle w:val="Hyperlink"/>
                <w:noProof/>
              </w:rPr>
            </w:r>
            <w:r w:rsidRPr="00B748C4">
              <w:rPr>
                <w:rStyle w:val="Hyperlink"/>
                <w:noProof/>
              </w:rPr>
              <w:fldChar w:fldCharType="separate"/>
            </w:r>
            <w:r w:rsidRPr="00B748C4">
              <w:rPr>
                <w:rStyle w:val="Hyperlink"/>
                <w:noProof/>
              </w:rPr>
              <w:t>Creating the Sequence</w:t>
            </w:r>
            <w:r>
              <w:rPr>
                <w:noProof/>
                <w:webHidden/>
              </w:rPr>
              <w:tab/>
            </w:r>
            <w:r>
              <w:rPr>
                <w:noProof/>
                <w:webHidden/>
              </w:rPr>
              <w:fldChar w:fldCharType="begin"/>
            </w:r>
            <w:r>
              <w:rPr>
                <w:noProof/>
                <w:webHidden/>
              </w:rPr>
              <w:instrText xml:space="preserve"> PAGEREF _Toc457486942 \h </w:instrText>
            </w:r>
            <w:r>
              <w:rPr>
                <w:noProof/>
                <w:webHidden/>
              </w:rPr>
            </w:r>
          </w:ins>
          <w:r>
            <w:rPr>
              <w:noProof/>
              <w:webHidden/>
            </w:rPr>
            <w:fldChar w:fldCharType="separate"/>
          </w:r>
          <w:ins w:id="57" w:author="anorrie" w:date="2016-07-28T16:37:00Z">
            <w:r w:rsidR="00457956">
              <w:rPr>
                <w:noProof/>
                <w:webHidden/>
              </w:rPr>
              <w:t>6</w:t>
            </w:r>
          </w:ins>
          <w:ins w:id="58" w:author="anorrie" w:date="2016-07-28T16:33:00Z">
            <w:r>
              <w:rPr>
                <w:noProof/>
                <w:webHidden/>
              </w:rPr>
              <w:fldChar w:fldCharType="end"/>
            </w:r>
            <w:r w:rsidRPr="00B748C4">
              <w:rPr>
                <w:rStyle w:val="Hyperlink"/>
                <w:noProof/>
              </w:rPr>
              <w:fldChar w:fldCharType="end"/>
            </w:r>
          </w:ins>
        </w:p>
        <w:p w:rsidR="0006627B" w:rsidRDefault="0006627B">
          <w:pPr>
            <w:pStyle w:val="TOC1"/>
            <w:rPr>
              <w:ins w:id="59" w:author="anorrie" w:date="2016-07-28T16:33:00Z"/>
              <w:rFonts w:asciiTheme="minorHAnsi" w:hAnsiTheme="minorHAnsi"/>
              <w:noProof/>
              <w:sz w:val="22"/>
              <w:lang w:eastAsia="en-GB"/>
            </w:rPr>
          </w:pPr>
          <w:ins w:id="60" w:author="anorrie" w:date="2016-07-28T16:33:00Z">
            <w:r w:rsidRPr="00B748C4">
              <w:rPr>
                <w:rStyle w:val="Hyperlink"/>
                <w:noProof/>
              </w:rPr>
              <w:fldChar w:fldCharType="begin"/>
            </w:r>
            <w:r w:rsidRPr="00B748C4">
              <w:rPr>
                <w:rStyle w:val="Hyperlink"/>
                <w:noProof/>
              </w:rPr>
              <w:instrText xml:space="preserve"> </w:instrText>
            </w:r>
            <w:r>
              <w:rPr>
                <w:noProof/>
              </w:rPr>
              <w:instrText>HYPERLINK \l "_Toc457486943"</w:instrText>
            </w:r>
            <w:r w:rsidRPr="00B748C4">
              <w:rPr>
                <w:rStyle w:val="Hyperlink"/>
                <w:noProof/>
              </w:rPr>
              <w:instrText xml:space="preserve"> </w:instrText>
            </w:r>
            <w:r w:rsidRPr="00B748C4">
              <w:rPr>
                <w:rStyle w:val="Hyperlink"/>
                <w:noProof/>
              </w:rPr>
            </w:r>
            <w:r w:rsidRPr="00B748C4">
              <w:rPr>
                <w:rStyle w:val="Hyperlink"/>
                <w:noProof/>
              </w:rPr>
              <w:fldChar w:fldCharType="separate"/>
            </w:r>
            <w:r w:rsidRPr="00B748C4">
              <w:rPr>
                <w:rStyle w:val="Hyperlink"/>
                <w:noProof/>
              </w:rPr>
              <w:t>Results</w:t>
            </w:r>
            <w:r>
              <w:rPr>
                <w:noProof/>
                <w:webHidden/>
              </w:rPr>
              <w:tab/>
            </w:r>
            <w:r>
              <w:rPr>
                <w:noProof/>
                <w:webHidden/>
              </w:rPr>
              <w:fldChar w:fldCharType="begin"/>
            </w:r>
            <w:r>
              <w:rPr>
                <w:noProof/>
                <w:webHidden/>
              </w:rPr>
              <w:instrText xml:space="preserve"> PAGEREF _Toc457486943 \h </w:instrText>
            </w:r>
            <w:r>
              <w:rPr>
                <w:noProof/>
                <w:webHidden/>
              </w:rPr>
            </w:r>
          </w:ins>
          <w:r>
            <w:rPr>
              <w:noProof/>
              <w:webHidden/>
            </w:rPr>
            <w:fldChar w:fldCharType="separate"/>
          </w:r>
          <w:ins w:id="61" w:author="anorrie" w:date="2016-07-28T16:37:00Z">
            <w:r w:rsidR="00457956">
              <w:rPr>
                <w:noProof/>
                <w:webHidden/>
              </w:rPr>
              <w:t>8</w:t>
            </w:r>
          </w:ins>
          <w:ins w:id="62" w:author="anorrie" w:date="2016-07-28T16:33:00Z">
            <w:r>
              <w:rPr>
                <w:noProof/>
                <w:webHidden/>
              </w:rPr>
              <w:fldChar w:fldCharType="end"/>
            </w:r>
            <w:r w:rsidRPr="00B748C4">
              <w:rPr>
                <w:rStyle w:val="Hyperlink"/>
                <w:noProof/>
              </w:rPr>
              <w:fldChar w:fldCharType="end"/>
            </w:r>
          </w:ins>
        </w:p>
        <w:p w:rsidR="0006627B" w:rsidRDefault="0006627B">
          <w:pPr>
            <w:pStyle w:val="TOC1"/>
            <w:rPr>
              <w:ins w:id="63" w:author="anorrie" w:date="2016-07-28T16:33:00Z"/>
              <w:rFonts w:asciiTheme="minorHAnsi" w:hAnsiTheme="minorHAnsi"/>
              <w:noProof/>
              <w:sz w:val="22"/>
              <w:lang w:eastAsia="en-GB"/>
            </w:rPr>
          </w:pPr>
          <w:ins w:id="64" w:author="anorrie" w:date="2016-07-28T16:33:00Z">
            <w:r w:rsidRPr="00B748C4">
              <w:rPr>
                <w:rStyle w:val="Hyperlink"/>
                <w:noProof/>
              </w:rPr>
              <w:fldChar w:fldCharType="begin"/>
            </w:r>
            <w:r w:rsidRPr="00B748C4">
              <w:rPr>
                <w:rStyle w:val="Hyperlink"/>
                <w:noProof/>
              </w:rPr>
              <w:instrText xml:space="preserve"> </w:instrText>
            </w:r>
            <w:r>
              <w:rPr>
                <w:noProof/>
              </w:rPr>
              <w:instrText>HYPERLINK \l "_Toc457486944"</w:instrText>
            </w:r>
            <w:r w:rsidRPr="00B748C4">
              <w:rPr>
                <w:rStyle w:val="Hyperlink"/>
                <w:noProof/>
              </w:rPr>
              <w:instrText xml:space="preserve"> </w:instrText>
            </w:r>
            <w:r w:rsidRPr="00B748C4">
              <w:rPr>
                <w:rStyle w:val="Hyperlink"/>
                <w:noProof/>
              </w:rPr>
            </w:r>
            <w:r w:rsidRPr="00B748C4">
              <w:rPr>
                <w:rStyle w:val="Hyperlink"/>
                <w:noProof/>
              </w:rPr>
              <w:fldChar w:fldCharType="separate"/>
            </w:r>
            <w:r w:rsidRPr="00B748C4">
              <w:rPr>
                <w:rStyle w:val="Hyperlink"/>
                <w:noProof/>
              </w:rPr>
              <w:t>Controlling the Module</w:t>
            </w:r>
            <w:r>
              <w:rPr>
                <w:noProof/>
                <w:webHidden/>
              </w:rPr>
              <w:tab/>
            </w:r>
            <w:r>
              <w:rPr>
                <w:noProof/>
                <w:webHidden/>
              </w:rPr>
              <w:fldChar w:fldCharType="begin"/>
            </w:r>
            <w:r>
              <w:rPr>
                <w:noProof/>
                <w:webHidden/>
              </w:rPr>
              <w:instrText xml:space="preserve"> PAGEREF _Toc457486944 \h </w:instrText>
            </w:r>
            <w:r>
              <w:rPr>
                <w:noProof/>
                <w:webHidden/>
              </w:rPr>
            </w:r>
          </w:ins>
          <w:r>
            <w:rPr>
              <w:noProof/>
              <w:webHidden/>
            </w:rPr>
            <w:fldChar w:fldCharType="separate"/>
          </w:r>
          <w:ins w:id="65" w:author="anorrie" w:date="2016-07-28T16:37:00Z">
            <w:r w:rsidR="00457956">
              <w:rPr>
                <w:noProof/>
                <w:webHidden/>
              </w:rPr>
              <w:t>9</w:t>
            </w:r>
          </w:ins>
          <w:ins w:id="66" w:author="anorrie" w:date="2016-07-28T16:33:00Z">
            <w:r>
              <w:rPr>
                <w:noProof/>
                <w:webHidden/>
              </w:rPr>
              <w:fldChar w:fldCharType="end"/>
            </w:r>
            <w:r w:rsidRPr="00B748C4">
              <w:rPr>
                <w:rStyle w:val="Hyperlink"/>
                <w:noProof/>
              </w:rPr>
              <w:fldChar w:fldCharType="end"/>
            </w:r>
          </w:ins>
        </w:p>
        <w:p w:rsidR="0006627B" w:rsidRDefault="0006627B">
          <w:pPr>
            <w:pStyle w:val="TOC1"/>
            <w:rPr>
              <w:ins w:id="67" w:author="anorrie" w:date="2016-07-28T16:33:00Z"/>
              <w:rFonts w:asciiTheme="minorHAnsi" w:hAnsiTheme="minorHAnsi"/>
              <w:noProof/>
              <w:sz w:val="22"/>
              <w:lang w:eastAsia="en-GB"/>
            </w:rPr>
          </w:pPr>
          <w:ins w:id="68" w:author="anorrie" w:date="2016-07-28T16:33:00Z">
            <w:r w:rsidRPr="00B748C4">
              <w:rPr>
                <w:rStyle w:val="Hyperlink"/>
                <w:noProof/>
              </w:rPr>
              <w:fldChar w:fldCharType="begin"/>
            </w:r>
            <w:r w:rsidRPr="00B748C4">
              <w:rPr>
                <w:rStyle w:val="Hyperlink"/>
                <w:noProof/>
              </w:rPr>
              <w:instrText xml:space="preserve"> </w:instrText>
            </w:r>
            <w:r>
              <w:rPr>
                <w:noProof/>
              </w:rPr>
              <w:instrText>HYPERLINK \l "_Toc457486945"</w:instrText>
            </w:r>
            <w:r w:rsidRPr="00B748C4">
              <w:rPr>
                <w:rStyle w:val="Hyperlink"/>
                <w:noProof/>
              </w:rPr>
              <w:instrText xml:space="preserve"> </w:instrText>
            </w:r>
            <w:r w:rsidRPr="00B748C4">
              <w:rPr>
                <w:rStyle w:val="Hyperlink"/>
                <w:noProof/>
              </w:rPr>
            </w:r>
            <w:r w:rsidRPr="00B748C4">
              <w:rPr>
                <w:rStyle w:val="Hyperlink"/>
                <w:noProof/>
              </w:rPr>
              <w:fldChar w:fldCharType="separate"/>
            </w:r>
            <w:r w:rsidRPr="00B748C4">
              <w:rPr>
                <w:rStyle w:val="Hyperlink"/>
                <w:noProof/>
              </w:rPr>
              <w:t>Appendix 1 – The Perl Script</w:t>
            </w:r>
            <w:r>
              <w:rPr>
                <w:noProof/>
                <w:webHidden/>
              </w:rPr>
              <w:tab/>
            </w:r>
            <w:r>
              <w:rPr>
                <w:noProof/>
                <w:webHidden/>
              </w:rPr>
              <w:fldChar w:fldCharType="begin"/>
            </w:r>
            <w:r>
              <w:rPr>
                <w:noProof/>
                <w:webHidden/>
              </w:rPr>
              <w:instrText xml:space="preserve"> PAGEREF _Toc457486945 \h </w:instrText>
            </w:r>
            <w:r>
              <w:rPr>
                <w:noProof/>
                <w:webHidden/>
              </w:rPr>
            </w:r>
          </w:ins>
          <w:r>
            <w:rPr>
              <w:noProof/>
              <w:webHidden/>
            </w:rPr>
            <w:fldChar w:fldCharType="separate"/>
          </w:r>
          <w:ins w:id="69" w:author="anorrie" w:date="2016-07-28T16:37:00Z">
            <w:r w:rsidR="00457956">
              <w:rPr>
                <w:noProof/>
                <w:webHidden/>
              </w:rPr>
              <w:t>10</w:t>
            </w:r>
          </w:ins>
          <w:ins w:id="70" w:author="anorrie" w:date="2016-07-28T16:33:00Z">
            <w:r>
              <w:rPr>
                <w:noProof/>
                <w:webHidden/>
              </w:rPr>
              <w:fldChar w:fldCharType="end"/>
            </w:r>
            <w:r w:rsidRPr="00B748C4">
              <w:rPr>
                <w:rStyle w:val="Hyperlink"/>
                <w:noProof/>
              </w:rPr>
              <w:fldChar w:fldCharType="end"/>
            </w:r>
          </w:ins>
        </w:p>
        <w:p w:rsidR="0006627B" w:rsidRDefault="0006627B">
          <w:pPr>
            <w:pStyle w:val="TOC1"/>
            <w:rPr>
              <w:ins w:id="71" w:author="anorrie" w:date="2016-07-28T16:33:00Z"/>
              <w:rFonts w:asciiTheme="minorHAnsi" w:hAnsiTheme="minorHAnsi"/>
              <w:noProof/>
              <w:sz w:val="22"/>
              <w:lang w:eastAsia="en-GB"/>
            </w:rPr>
          </w:pPr>
          <w:ins w:id="72" w:author="anorrie" w:date="2016-07-28T16:33:00Z">
            <w:r w:rsidRPr="00B748C4">
              <w:rPr>
                <w:rStyle w:val="Hyperlink"/>
                <w:noProof/>
              </w:rPr>
              <w:fldChar w:fldCharType="begin"/>
            </w:r>
            <w:r w:rsidRPr="00B748C4">
              <w:rPr>
                <w:rStyle w:val="Hyperlink"/>
                <w:noProof/>
              </w:rPr>
              <w:instrText xml:space="preserve"> </w:instrText>
            </w:r>
            <w:r>
              <w:rPr>
                <w:noProof/>
              </w:rPr>
              <w:instrText>HYPERLINK \l "_Toc457486946"</w:instrText>
            </w:r>
            <w:r w:rsidRPr="00B748C4">
              <w:rPr>
                <w:rStyle w:val="Hyperlink"/>
                <w:noProof/>
              </w:rPr>
              <w:instrText xml:space="preserve"> </w:instrText>
            </w:r>
            <w:r w:rsidRPr="00B748C4">
              <w:rPr>
                <w:rStyle w:val="Hyperlink"/>
                <w:noProof/>
              </w:rPr>
            </w:r>
            <w:r w:rsidRPr="00B748C4">
              <w:rPr>
                <w:rStyle w:val="Hyperlink"/>
                <w:noProof/>
              </w:rPr>
              <w:fldChar w:fldCharType="separate"/>
            </w:r>
            <w:r w:rsidRPr="00B748C4">
              <w:rPr>
                <w:rStyle w:val="Hyperlink"/>
                <w:noProof/>
              </w:rPr>
              <w:t>Appendix – 2 Torridoncommon.pl</w:t>
            </w:r>
            <w:r>
              <w:rPr>
                <w:noProof/>
                <w:webHidden/>
              </w:rPr>
              <w:tab/>
            </w:r>
            <w:r>
              <w:rPr>
                <w:noProof/>
                <w:webHidden/>
              </w:rPr>
              <w:fldChar w:fldCharType="begin"/>
            </w:r>
            <w:r>
              <w:rPr>
                <w:noProof/>
                <w:webHidden/>
              </w:rPr>
              <w:instrText xml:space="preserve"> PAGEREF _Toc457486946 \h </w:instrText>
            </w:r>
            <w:r>
              <w:rPr>
                <w:noProof/>
                <w:webHidden/>
              </w:rPr>
            </w:r>
          </w:ins>
          <w:r>
            <w:rPr>
              <w:noProof/>
              <w:webHidden/>
            </w:rPr>
            <w:fldChar w:fldCharType="separate"/>
          </w:r>
          <w:ins w:id="73" w:author="anorrie" w:date="2016-07-28T16:37:00Z">
            <w:r w:rsidR="00457956">
              <w:rPr>
                <w:noProof/>
                <w:webHidden/>
              </w:rPr>
              <w:t>12</w:t>
            </w:r>
          </w:ins>
          <w:ins w:id="74" w:author="anorrie" w:date="2016-07-28T16:33:00Z">
            <w:r>
              <w:rPr>
                <w:noProof/>
                <w:webHidden/>
              </w:rPr>
              <w:fldChar w:fldCharType="end"/>
            </w:r>
            <w:r w:rsidRPr="00B748C4">
              <w:rPr>
                <w:rStyle w:val="Hyperlink"/>
                <w:noProof/>
              </w:rPr>
              <w:fldChar w:fldCharType="end"/>
            </w:r>
          </w:ins>
        </w:p>
        <w:p w:rsidR="0006627B" w:rsidDel="0006627B" w:rsidRDefault="0006627B">
          <w:pPr>
            <w:pStyle w:val="TOC1"/>
            <w:rPr>
              <w:del w:id="75" w:author="anorrie" w:date="2016-07-28T16:32:00Z"/>
              <w:rFonts w:asciiTheme="minorHAnsi" w:hAnsiTheme="minorHAnsi"/>
              <w:noProof/>
              <w:sz w:val="22"/>
              <w:lang w:eastAsia="en-GB"/>
            </w:rPr>
          </w:pPr>
          <w:del w:id="76" w:author="anorrie" w:date="2016-07-28T16:32:00Z">
            <w:r w:rsidRPr="0006627B" w:rsidDel="0006627B">
              <w:rPr>
                <w:rStyle w:val="Hyperlink"/>
                <w:noProof/>
                <w:rPrChange w:id="77" w:author="anorrie" w:date="2016-07-28T16:33:00Z">
                  <w:rPr>
                    <w:rStyle w:val="Hyperlink"/>
                    <w:noProof/>
                  </w:rPr>
                </w:rPrChange>
              </w:rPr>
              <w:delText>Application Note- AN001</w:delText>
            </w:r>
            <w:r w:rsidDel="0006627B">
              <w:rPr>
                <w:noProof/>
                <w:webHidden/>
              </w:rPr>
              <w:tab/>
              <w:delText>1</w:delText>
            </w:r>
          </w:del>
        </w:p>
        <w:p w:rsidR="0006627B" w:rsidDel="0006627B" w:rsidRDefault="0006627B">
          <w:pPr>
            <w:pStyle w:val="TOC1"/>
            <w:rPr>
              <w:del w:id="78" w:author="anorrie" w:date="2016-07-28T16:32:00Z"/>
              <w:rFonts w:asciiTheme="minorHAnsi" w:hAnsiTheme="minorHAnsi"/>
              <w:noProof/>
              <w:sz w:val="22"/>
              <w:lang w:eastAsia="en-GB"/>
            </w:rPr>
          </w:pPr>
          <w:del w:id="79" w:author="anorrie" w:date="2016-07-28T16:32:00Z">
            <w:r w:rsidRPr="0006627B" w:rsidDel="0006627B">
              <w:rPr>
                <w:rStyle w:val="Hyperlink"/>
                <w:noProof/>
                <w:rPrChange w:id="80" w:author="anorrie" w:date="2016-07-28T16:33:00Z">
                  <w:rPr>
                    <w:rStyle w:val="Hyperlink"/>
                    <w:noProof/>
                  </w:rPr>
                </w:rPrChange>
              </w:rPr>
              <w:delText>Creating a custom glitch/drive sequence</w:delText>
            </w:r>
            <w:r w:rsidDel="0006627B">
              <w:rPr>
                <w:noProof/>
                <w:webHidden/>
              </w:rPr>
              <w:tab/>
              <w:delText>1</w:delText>
            </w:r>
          </w:del>
        </w:p>
        <w:p w:rsidR="0006627B" w:rsidDel="0006627B" w:rsidRDefault="0006627B">
          <w:pPr>
            <w:pStyle w:val="TOC1"/>
            <w:rPr>
              <w:del w:id="81" w:author="anorrie" w:date="2016-07-28T16:33:00Z"/>
              <w:rFonts w:asciiTheme="minorHAnsi" w:hAnsiTheme="minorHAnsi"/>
              <w:noProof/>
              <w:sz w:val="22"/>
              <w:lang w:eastAsia="en-GB"/>
            </w:rPr>
          </w:pPr>
          <w:del w:id="82" w:author="anorrie" w:date="2016-07-28T16:32:00Z">
            <w:r w:rsidRPr="0006627B" w:rsidDel="0006627B">
              <w:rPr>
                <w:rStyle w:val="Hyperlink"/>
                <w:noProof/>
                <w:rPrChange w:id="83" w:author="anorrie" w:date="2016-07-28T16:33:00Z">
                  <w:rPr>
                    <w:rStyle w:val="Hyperlink"/>
                    <w:noProof/>
                  </w:rPr>
                </w:rPrChange>
              </w:rPr>
              <w:delText>March 20, 2015</w:delText>
            </w:r>
            <w:r w:rsidDel="0006627B">
              <w:rPr>
                <w:noProof/>
                <w:webHidden/>
              </w:rPr>
              <w:tab/>
              <w:delText>1</w:delText>
            </w:r>
          </w:del>
        </w:p>
        <w:p w:rsidR="0006627B" w:rsidDel="0006627B" w:rsidRDefault="0006627B">
          <w:pPr>
            <w:pStyle w:val="TOC1"/>
            <w:rPr>
              <w:del w:id="84" w:author="anorrie" w:date="2016-07-28T16:33:00Z"/>
              <w:rFonts w:asciiTheme="minorHAnsi" w:hAnsiTheme="minorHAnsi"/>
              <w:noProof/>
              <w:sz w:val="22"/>
              <w:lang w:eastAsia="en-GB"/>
            </w:rPr>
          </w:pPr>
          <w:del w:id="85" w:author="anorrie" w:date="2016-07-28T16:33:00Z">
            <w:r w:rsidRPr="0006627B" w:rsidDel="0006627B">
              <w:rPr>
                <w:rStyle w:val="Hyperlink"/>
                <w:noProof/>
                <w:rPrChange w:id="86" w:author="anorrie" w:date="2016-07-28T16:33:00Z">
                  <w:rPr>
                    <w:rStyle w:val="Hyperlink"/>
                    <w:noProof/>
                  </w:rPr>
                </w:rPrChange>
              </w:rPr>
              <w:delText>Creating a custom glitch/drive sequence</w:delText>
            </w:r>
            <w:r w:rsidDel="0006627B">
              <w:rPr>
                <w:noProof/>
                <w:webHidden/>
              </w:rPr>
              <w:tab/>
              <w:delText>3</w:delText>
            </w:r>
          </w:del>
        </w:p>
        <w:p w:rsidR="0006627B" w:rsidDel="0006627B" w:rsidRDefault="0006627B">
          <w:pPr>
            <w:pStyle w:val="TOC2"/>
            <w:tabs>
              <w:tab w:val="right" w:leader="dot" w:pos="10070"/>
            </w:tabs>
            <w:rPr>
              <w:del w:id="87" w:author="anorrie" w:date="2016-07-28T16:33:00Z"/>
              <w:rFonts w:asciiTheme="minorHAnsi" w:hAnsiTheme="minorHAnsi"/>
              <w:noProof/>
              <w:sz w:val="22"/>
              <w:lang w:eastAsia="en-GB"/>
            </w:rPr>
          </w:pPr>
          <w:del w:id="88" w:author="anorrie" w:date="2016-07-28T16:33:00Z">
            <w:r w:rsidRPr="0006627B" w:rsidDel="0006627B">
              <w:rPr>
                <w:rStyle w:val="Hyperlink"/>
                <w:noProof/>
                <w:rPrChange w:id="89" w:author="anorrie" w:date="2016-07-28T16:33:00Z">
                  <w:rPr>
                    <w:rStyle w:val="Hyperlink"/>
                    <w:noProof/>
                  </w:rPr>
                </w:rPrChange>
              </w:rPr>
              <w:delText>Requirements</w:delText>
            </w:r>
            <w:r w:rsidDel="0006627B">
              <w:rPr>
                <w:noProof/>
                <w:webHidden/>
              </w:rPr>
              <w:tab/>
              <w:delText>3</w:delText>
            </w:r>
          </w:del>
        </w:p>
        <w:p w:rsidR="0006627B" w:rsidDel="0006627B" w:rsidRDefault="0006627B">
          <w:pPr>
            <w:pStyle w:val="TOC2"/>
            <w:tabs>
              <w:tab w:val="right" w:leader="dot" w:pos="10070"/>
            </w:tabs>
            <w:rPr>
              <w:del w:id="90" w:author="anorrie" w:date="2016-07-28T16:33:00Z"/>
              <w:rFonts w:asciiTheme="minorHAnsi" w:hAnsiTheme="minorHAnsi"/>
              <w:noProof/>
              <w:sz w:val="22"/>
              <w:lang w:eastAsia="en-GB"/>
            </w:rPr>
          </w:pPr>
          <w:del w:id="91" w:author="anorrie" w:date="2016-07-28T16:33:00Z">
            <w:r w:rsidRPr="0006627B" w:rsidDel="0006627B">
              <w:rPr>
                <w:rStyle w:val="Hyperlink"/>
                <w:noProof/>
                <w:rPrChange w:id="92" w:author="anorrie" w:date="2016-07-28T16:33:00Z">
                  <w:rPr>
                    <w:rStyle w:val="Hyperlink"/>
                    <w:noProof/>
                  </w:rPr>
                </w:rPrChange>
              </w:rPr>
              <w:delText>Setting Up</w:delText>
            </w:r>
            <w:r w:rsidDel="0006627B">
              <w:rPr>
                <w:noProof/>
                <w:webHidden/>
              </w:rPr>
              <w:tab/>
              <w:delText>4</w:delText>
            </w:r>
          </w:del>
        </w:p>
        <w:p w:rsidR="0006627B" w:rsidDel="0006627B" w:rsidRDefault="0006627B">
          <w:pPr>
            <w:pStyle w:val="TOC2"/>
            <w:tabs>
              <w:tab w:val="right" w:leader="dot" w:pos="10070"/>
            </w:tabs>
            <w:rPr>
              <w:del w:id="93" w:author="anorrie" w:date="2016-07-28T16:33:00Z"/>
              <w:rFonts w:asciiTheme="minorHAnsi" w:hAnsiTheme="minorHAnsi"/>
              <w:noProof/>
              <w:sz w:val="22"/>
              <w:lang w:eastAsia="en-GB"/>
            </w:rPr>
          </w:pPr>
          <w:del w:id="94" w:author="anorrie" w:date="2016-07-28T16:33:00Z">
            <w:r w:rsidRPr="0006627B" w:rsidDel="0006627B">
              <w:rPr>
                <w:rStyle w:val="Hyperlink"/>
                <w:noProof/>
                <w:rPrChange w:id="95" w:author="anorrie" w:date="2016-07-28T16:33:00Z">
                  <w:rPr>
                    <w:rStyle w:val="Hyperlink"/>
                    <w:noProof/>
                  </w:rPr>
                </w:rPrChange>
              </w:rPr>
              <w:delText>Descrip</w:delText>
            </w:r>
            <w:r w:rsidRPr="0006627B" w:rsidDel="0006627B">
              <w:rPr>
                <w:rStyle w:val="Hyperlink"/>
                <w:noProof/>
                <w:rPrChange w:id="96" w:author="anorrie" w:date="2016-07-28T16:33:00Z">
                  <w:rPr>
                    <w:rStyle w:val="Hyperlink"/>
                    <w:noProof/>
                  </w:rPr>
                </w:rPrChange>
              </w:rPr>
              <w:delText>t</w:delText>
            </w:r>
            <w:r w:rsidRPr="0006627B" w:rsidDel="0006627B">
              <w:rPr>
                <w:rStyle w:val="Hyperlink"/>
                <w:noProof/>
                <w:rPrChange w:id="97" w:author="anorrie" w:date="2016-07-28T16:33:00Z">
                  <w:rPr>
                    <w:rStyle w:val="Hyperlink"/>
                    <w:noProof/>
                  </w:rPr>
                </w:rPrChange>
              </w:rPr>
              <w:delText>ion of the test Setup</w:delText>
            </w:r>
            <w:r w:rsidDel="0006627B">
              <w:rPr>
                <w:noProof/>
                <w:webHidden/>
              </w:rPr>
              <w:tab/>
              <w:delText>4</w:delText>
            </w:r>
          </w:del>
        </w:p>
        <w:p w:rsidR="0006627B" w:rsidDel="0006627B" w:rsidRDefault="0006627B">
          <w:pPr>
            <w:pStyle w:val="TOC1"/>
            <w:rPr>
              <w:del w:id="98" w:author="anorrie" w:date="2016-07-28T16:33:00Z"/>
              <w:rFonts w:asciiTheme="minorHAnsi" w:hAnsiTheme="minorHAnsi"/>
              <w:noProof/>
              <w:sz w:val="22"/>
              <w:lang w:eastAsia="en-GB"/>
            </w:rPr>
          </w:pPr>
          <w:del w:id="99" w:author="anorrie" w:date="2016-07-28T16:33:00Z">
            <w:r w:rsidRPr="0006627B" w:rsidDel="0006627B">
              <w:rPr>
                <w:rStyle w:val="Hyperlink"/>
                <w:noProof/>
                <w:rPrChange w:id="100" w:author="anorrie" w:date="2016-07-28T16:33:00Z">
                  <w:rPr>
                    <w:rStyle w:val="Hyperlink"/>
                    <w:noProof/>
                  </w:rPr>
                </w:rPrChange>
              </w:rPr>
              <w:delText>Customer Required Sequence</w:delText>
            </w:r>
            <w:r w:rsidDel="0006627B">
              <w:rPr>
                <w:noProof/>
                <w:webHidden/>
              </w:rPr>
              <w:tab/>
              <w:delText>5</w:delText>
            </w:r>
          </w:del>
        </w:p>
        <w:p w:rsidR="0006627B" w:rsidDel="0006627B" w:rsidRDefault="0006627B">
          <w:pPr>
            <w:pStyle w:val="TOC2"/>
            <w:tabs>
              <w:tab w:val="right" w:leader="dot" w:pos="10070"/>
            </w:tabs>
            <w:rPr>
              <w:del w:id="101" w:author="anorrie" w:date="2016-07-28T16:33:00Z"/>
              <w:rFonts w:asciiTheme="minorHAnsi" w:hAnsiTheme="minorHAnsi"/>
              <w:noProof/>
              <w:sz w:val="22"/>
              <w:lang w:eastAsia="en-GB"/>
            </w:rPr>
          </w:pPr>
          <w:del w:id="102" w:author="anorrie" w:date="2016-07-28T16:33:00Z">
            <w:r w:rsidRPr="0006627B" w:rsidDel="0006627B">
              <w:rPr>
                <w:rStyle w:val="Hyperlink"/>
                <w:noProof/>
                <w:rPrChange w:id="103" w:author="anorrie" w:date="2016-07-28T16:33:00Z">
                  <w:rPr>
                    <w:rStyle w:val="Hyperlink"/>
                    <w:noProof/>
                  </w:rPr>
                </w:rPrChange>
              </w:rPr>
              <w:delText>Creating the Sequence</w:delText>
            </w:r>
            <w:r w:rsidDel="0006627B">
              <w:rPr>
                <w:noProof/>
                <w:webHidden/>
              </w:rPr>
              <w:tab/>
              <w:delText>6</w:delText>
            </w:r>
          </w:del>
        </w:p>
        <w:p w:rsidR="0006627B" w:rsidDel="0006627B" w:rsidRDefault="0006627B">
          <w:pPr>
            <w:pStyle w:val="TOC1"/>
            <w:rPr>
              <w:del w:id="104" w:author="anorrie" w:date="2016-07-28T16:33:00Z"/>
              <w:rFonts w:asciiTheme="minorHAnsi" w:hAnsiTheme="minorHAnsi"/>
              <w:noProof/>
              <w:sz w:val="22"/>
              <w:lang w:eastAsia="en-GB"/>
            </w:rPr>
          </w:pPr>
          <w:del w:id="105" w:author="anorrie" w:date="2016-07-28T16:33:00Z">
            <w:r w:rsidRPr="0006627B" w:rsidDel="0006627B">
              <w:rPr>
                <w:rStyle w:val="Hyperlink"/>
                <w:noProof/>
                <w:rPrChange w:id="106" w:author="anorrie" w:date="2016-07-28T16:33:00Z">
                  <w:rPr>
                    <w:rStyle w:val="Hyperlink"/>
                    <w:noProof/>
                  </w:rPr>
                </w:rPrChange>
              </w:rPr>
              <w:delText>Results</w:delText>
            </w:r>
            <w:r w:rsidDel="0006627B">
              <w:rPr>
                <w:noProof/>
                <w:webHidden/>
              </w:rPr>
              <w:tab/>
              <w:delText>8</w:delText>
            </w:r>
          </w:del>
        </w:p>
        <w:p w:rsidR="0006627B" w:rsidDel="0006627B" w:rsidRDefault="0006627B">
          <w:pPr>
            <w:pStyle w:val="TOC1"/>
            <w:rPr>
              <w:del w:id="107" w:author="anorrie" w:date="2016-07-28T16:33:00Z"/>
              <w:rFonts w:asciiTheme="minorHAnsi" w:hAnsiTheme="minorHAnsi"/>
              <w:noProof/>
              <w:sz w:val="22"/>
              <w:lang w:eastAsia="en-GB"/>
            </w:rPr>
          </w:pPr>
          <w:del w:id="108" w:author="anorrie" w:date="2016-07-28T16:33:00Z">
            <w:r w:rsidRPr="0006627B" w:rsidDel="0006627B">
              <w:rPr>
                <w:rStyle w:val="Hyperlink"/>
                <w:noProof/>
                <w:rPrChange w:id="109" w:author="anorrie" w:date="2016-07-28T16:33:00Z">
                  <w:rPr>
                    <w:rStyle w:val="Hyperlink"/>
                    <w:noProof/>
                  </w:rPr>
                </w:rPrChange>
              </w:rPr>
              <w:delText>Controlling the Module</w:delText>
            </w:r>
            <w:r w:rsidDel="0006627B">
              <w:rPr>
                <w:noProof/>
                <w:webHidden/>
              </w:rPr>
              <w:tab/>
              <w:delText>9</w:delText>
            </w:r>
          </w:del>
        </w:p>
        <w:p w:rsidR="0006627B" w:rsidDel="0006627B" w:rsidRDefault="0006627B">
          <w:pPr>
            <w:pStyle w:val="TOC1"/>
            <w:rPr>
              <w:del w:id="110" w:author="anorrie" w:date="2016-07-28T16:33:00Z"/>
              <w:rFonts w:asciiTheme="minorHAnsi" w:hAnsiTheme="minorHAnsi"/>
              <w:noProof/>
              <w:sz w:val="22"/>
              <w:lang w:eastAsia="en-GB"/>
            </w:rPr>
          </w:pPr>
          <w:del w:id="111" w:author="anorrie" w:date="2016-07-28T16:33:00Z">
            <w:r w:rsidRPr="0006627B" w:rsidDel="0006627B">
              <w:rPr>
                <w:rStyle w:val="Hyperlink"/>
                <w:noProof/>
                <w:rPrChange w:id="112" w:author="anorrie" w:date="2016-07-28T16:33:00Z">
                  <w:rPr>
                    <w:rStyle w:val="Hyperlink"/>
                    <w:noProof/>
                  </w:rPr>
                </w:rPrChange>
              </w:rPr>
              <w:delText>Appendix 1 – The Perl Script</w:delText>
            </w:r>
            <w:r w:rsidDel="0006627B">
              <w:rPr>
                <w:noProof/>
                <w:webHidden/>
              </w:rPr>
              <w:tab/>
              <w:delText>10</w:delText>
            </w:r>
          </w:del>
        </w:p>
        <w:p w:rsidR="0006627B" w:rsidDel="0006627B" w:rsidRDefault="0006627B">
          <w:pPr>
            <w:pStyle w:val="TOC1"/>
            <w:rPr>
              <w:del w:id="113" w:author="anorrie" w:date="2016-07-28T16:33:00Z"/>
              <w:rFonts w:asciiTheme="minorHAnsi" w:hAnsiTheme="minorHAnsi"/>
              <w:noProof/>
              <w:sz w:val="22"/>
              <w:lang w:eastAsia="en-GB"/>
            </w:rPr>
          </w:pPr>
          <w:del w:id="114" w:author="anorrie" w:date="2016-07-28T16:33:00Z">
            <w:r w:rsidRPr="0006627B" w:rsidDel="0006627B">
              <w:rPr>
                <w:rStyle w:val="Hyperlink"/>
                <w:noProof/>
                <w:rPrChange w:id="115" w:author="anorrie" w:date="2016-07-28T16:33:00Z">
                  <w:rPr>
                    <w:rStyle w:val="Hyperlink"/>
                    <w:noProof/>
                  </w:rPr>
                </w:rPrChange>
              </w:rPr>
              <w:delText>Appendix – 2 Torridoncommon.pl</w:delText>
            </w:r>
            <w:r w:rsidDel="0006627B">
              <w:rPr>
                <w:noProof/>
                <w:webHidden/>
              </w:rPr>
              <w:tab/>
              <w:delText>12</w:delText>
            </w:r>
          </w:del>
        </w:p>
        <w:p w:rsidR="0006627B" w:rsidRDefault="0006627B">
          <w:pPr>
            <w:rPr>
              <w:ins w:id="116" w:author="anorrie" w:date="2016-07-28T16:32:00Z"/>
            </w:rPr>
          </w:pPr>
          <w:ins w:id="117" w:author="anorrie" w:date="2016-07-28T16:32:00Z">
            <w:r>
              <w:rPr>
                <w:b/>
                <w:bCs/>
                <w:noProof/>
              </w:rPr>
              <w:fldChar w:fldCharType="end"/>
            </w:r>
          </w:ins>
        </w:p>
        <w:customXmlInsRangeStart w:id="118" w:author="anorrie" w:date="2016-07-28T16:32:00Z"/>
      </w:sdtContent>
    </w:sdt>
    <w:customXmlInsRangeEnd w:id="118"/>
    <w:p w:rsidR="0006627B" w:rsidRDefault="0006627B">
      <w:pPr>
        <w:rPr>
          <w:ins w:id="119" w:author="anorrie" w:date="2016-07-28T16:31:00Z"/>
          <w:rFonts w:eastAsiaTheme="majorEastAsia" w:cstheme="majorBidi"/>
          <w:b/>
          <w:bCs/>
          <w:color w:val="2A698C"/>
          <w:sz w:val="32"/>
          <w:szCs w:val="28"/>
        </w:rPr>
      </w:pPr>
      <w:ins w:id="120" w:author="anorrie" w:date="2016-07-28T16:31:00Z">
        <w:r>
          <w:br w:type="page"/>
        </w:r>
      </w:ins>
    </w:p>
    <w:p w:rsidR="00743E96" w:rsidRPr="00501755" w:rsidRDefault="0006627B" w:rsidP="00391C4D">
      <w:pPr>
        <w:pStyle w:val="Heading1"/>
        <w:rPr>
          <w:ins w:id="121" w:author="anorrie" w:date="2015-02-24T11:41:00Z"/>
        </w:rPr>
        <w:pPrChange w:id="122" w:author="anorrie" w:date="2016-07-28T15:44:00Z">
          <w:pPr/>
        </w:pPrChange>
      </w:pPr>
      <w:ins w:id="123" w:author="anorrie" w:date="2016-07-28T16:35:00Z">
        <w:r>
          <w:br/>
        </w:r>
      </w:ins>
      <w:ins w:id="124" w:author="gkumar" w:date="2015-03-23T09:23:00Z">
        <w:del w:id="125" w:author="anorrie" w:date="2015-06-04T09:12:00Z">
          <w:r w:rsidR="00A06429" w:rsidDel="00175055">
            <w:delText>Customizing a Sequence of events over a short interval of times</w:delText>
          </w:r>
        </w:del>
      </w:ins>
      <w:bookmarkStart w:id="126" w:name="_Toc457486938"/>
      <w:ins w:id="127" w:author="anorrie" w:date="2015-06-04T09:37:00Z">
        <w:r w:rsidR="00CA3E29">
          <w:t>C</w:t>
        </w:r>
      </w:ins>
      <w:ins w:id="128" w:author="anorrie" w:date="2015-06-04T09:14:00Z">
        <w:r w:rsidR="00CA3E29">
          <w:t>reat</w:t>
        </w:r>
      </w:ins>
      <w:ins w:id="129" w:author="anorrie" w:date="2015-06-04T09:37:00Z">
        <w:r w:rsidR="00CA3E29">
          <w:t>ing</w:t>
        </w:r>
      </w:ins>
      <w:ins w:id="130" w:author="anorrie" w:date="2015-06-04T09:14:00Z">
        <w:r w:rsidR="00175055">
          <w:t xml:space="preserve"> </w:t>
        </w:r>
      </w:ins>
      <w:ins w:id="131" w:author="anorrie" w:date="2015-06-04T09:15:00Z">
        <w:r w:rsidR="00175055">
          <w:t xml:space="preserve">a </w:t>
        </w:r>
      </w:ins>
      <w:ins w:id="132" w:author="anorrie" w:date="2015-06-04T09:14:00Z">
        <w:r w:rsidR="00175055">
          <w:t>custom glitch/drive</w:t>
        </w:r>
      </w:ins>
      <w:ins w:id="133" w:author="anorrie" w:date="2015-06-04T09:15:00Z">
        <w:r w:rsidR="00175055">
          <w:t xml:space="preserve"> sequence</w:t>
        </w:r>
      </w:ins>
      <w:bookmarkEnd w:id="126"/>
    </w:p>
    <w:p w:rsidR="00854E39" w:rsidRDefault="00854E39">
      <w:pPr>
        <w:rPr>
          <w:ins w:id="134" w:author="anorrie" w:date="2015-02-24T11:41:00Z"/>
        </w:rPr>
      </w:pPr>
    </w:p>
    <w:p w:rsidR="00A06429" w:rsidRDefault="00A06429" w:rsidP="00A06429">
      <w:pPr>
        <w:rPr>
          <w:ins w:id="135" w:author="anorrie" w:date="2015-06-04T09:14:00Z"/>
        </w:rPr>
      </w:pPr>
      <w:ins w:id="136" w:author="gkumar" w:date="2015-03-23T09:24:00Z">
        <w:r>
          <w:t xml:space="preserve">In this particular case, </w:t>
        </w:r>
        <w:del w:id="137" w:author="anorrie" w:date="2015-06-04T09:26:00Z">
          <w:r w:rsidDel="00A71659">
            <w:delText>the</w:delText>
          </w:r>
        </w:del>
      </w:ins>
      <w:ins w:id="138" w:author="anorrie" w:date="2015-06-04T09:26:00Z">
        <w:r w:rsidR="00A71659">
          <w:t>a</w:t>
        </w:r>
      </w:ins>
      <w:ins w:id="139" w:author="gkumar" w:date="2015-03-23T09:24:00Z">
        <w:r>
          <w:t xml:space="preserve"> customer requested to customize a sequence of events over a short </w:t>
        </w:r>
        <w:del w:id="140" w:author="anorrie" w:date="2015-06-04T09:14:00Z">
          <w:r w:rsidDel="00175055">
            <w:delText>interval of times</w:delText>
          </w:r>
        </w:del>
      </w:ins>
      <w:ins w:id="141" w:author="anorrie" w:date="2015-06-04T09:14:00Z">
        <w:r w:rsidR="00175055">
          <w:t>time interval</w:t>
        </w:r>
      </w:ins>
      <w:ins w:id="142" w:author="gkumar" w:date="2015-03-23T09:24:00Z">
        <w:del w:id="143" w:author="anorrie" w:date="2015-06-04T09:14:00Z">
          <w:r w:rsidDel="00175055">
            <w:delText>, over a fraction of seconds.</w:delText>
          </w:r>
        </w:del>
      </w:ins>
      <w:ins w:id="144" w:author="anorrie" w:date="2015-06-04T09:37:00Z">
        <w:r w:rsidR="00CA3E29">
          <w:t>.</w:t>
        </w:r>
      </w:ins>
      <w:ins w:id="145" w:author="anorrie" w:date="2015-06-04T09:28:00Z">
        <w:r w:rsidR="00A71659">
          <w:t xml:space="preserve">  This was required to simulate a fault situation that had been observed when their PCIe device was connected to a particular host.</w:t>
        </w:r>
      </w:ins>
    </w:p>
    <w:p w:rsidR="00175055" w:rsidRDefault="00CA3E29" w:rsidP="00A06429">
      <w:pPr>
        <w:rPr>
          <w:ins w:id="146" w:author="anorrie" w:date="2016-07-28T15:42:00Z"/>
        </w:rPr>
      </w:pPr>
      <w:ins w:id="147" w:author="anorrie" w:date="2015-06-04T09:38:00Z">
        <w:r>
          <w:t>As the shortest duration was ~200ms, and total accuracy was no</w:t>
        </w:r>
      </w:ins>
      <w:ins w:id="148" w:author="gkumar" w:date="2015-06-05T15:42:00Z">
        <w:r w:rsidR="006A7C3B">
          <w:t>t</w:t>
        </w:r>
      </w:ins>
      <w:ins w:id="149" w:author="anorrie" w:date="2015-06-04T09:38:00Z">
        <w:del w:id="150" w:author="gkumar" w:date="2015-06-05T15:42:00Z">
          <w:r w:rsidDel="006A7C3B">
            <w:delText>r</w:delText>
          </w:r>
        </w:del>
        <w:r>
          <w:t xml:space="preserve"> required, we can do this with a simple script of command to the module.</w:t>
        </w:r>
      </w:ins>
    </w:p>
    <w:p w:rsidR="00391C4D" w:rsidRDefault="00391C4D" w:rsidP="00A06429">
      <w:pPr>
        <w:rPr>
          <w:ins w:id="151" w:author="gkumar" w:date="2015-03-23T09:24:00Z"/>
        </w:rPr>
      </w:pPr>
      <w:ins w:id="152" w:author="anorrie" w:date="2016-07-28T15:42:00Z">
        <w:r>
          <w:t>Quarch PCIe breaker modules have the ability to both make/break signals, and to actively drive some signals into specific high/low logic states.</w:t>
        </w:r>
      </w:ins>
    </w:p>
    <w:p w:rsidR="00854E39" w:rsidRDefault="007D376F">
      <w:pPr>
        <w:pStyle w:val="BodyText"/>
        <w:rPr>
          <w:ins w:id="153" w:author="anorrie" w:date="2015-02-24T11:58:00Z"/>
        </w:rPr>
        <w:pPrChange w:id="154" w:author="anorrie" w:date="2015-02-24T11:56:00Z">
          <w:pPr/>
        </w:pPrChange>
      </w:pPr>
      <w:ins w:id="155" w:author="anorrie" w:date="2015-02-24T11:58:00Z">
        <w:del w:id="156" w:author="gkumar" w:date="2015-03-23T09:24:00Z">
          <w:r w:rsidDel="00A06429">
            <w:delText>First paragraph</w:delText>
          </w:r>
        </w:del>
      </w:ins>
    </w:p>
    <w:p w:rsidR="00A06429" w:rsidRDefault="00A06429">
      <w:pPr>
        <w:pStyle w:val="Heading2"/>
        <w:rPr>
          <w:ins w:id="157" w:author="anorrie" w:date="2015-06-04T09:24:00Z"/>
        </w:rPr>
        <w:pPrChange w:id="158" w:author="anorrie" w:date="2015-06-04T09:24:00Z">
          <w:pPr/>
        </w:pPrChange>
      </w:pPr>
      <w:bookmarkStart w:id="159" w:name="_Toc457486939"/>
      <w:ins w:id="160" w:author="gkumar" w:date="2015-03-23T09:24:00Z">
        <w:r w:rsidRPr="004F4A4D">
          <w:t>Requirements</w:t>
        </w:r>
      </w:ins>
      <w:bookmarkEnd w:id="159"/>
    </w:p>
    <w:p w:rsidR="00A71659" w:rsidRPr="00A71659" w:rsidRDefault="00A71659">
      <w:pPr>
        <w:rPr>
          <w:ins w:id="161" w:author="gkumar" w:date="2015-03-23T09:24:00Z"/>
          <w:rPrChange w:id="162" w:author="anorrie" w:date="2015-06-04T09:24:00Z">
            <w:rPr>
              <w:ins w:id="163" w:author="gkumar" w:date="2015-03-23T09:24:00Z"/>
              <w:b/>
            </w:rPr>
          </w:rPrChange>
        </w:rPr>
      </w:pPr>
    </w:p>
    <w:p w:rsidR="00175055" w:rsidRDefault="00175055">
      <w:pPr>
        <w:pStyle w:val="ListParagraph"/>
        <w:numPr>
          <w:ilvl w:val="0"/>
          <w:numId w:val="6"/>
        </w:numPr>
        <w:spacing w:after="160" w:line="259" w:lineRule="auto"/>
        <w:rPr>
          <w:ins w:id="164" w:author="anorrie" w:date="2015-06-04T09:20:00Z"/>
        </w:rPr>
      </w:pPr>
      <w:ins w:id="165" w:author="anorrie" w:date="2015-06-04T09:19:00Z">
        <w:r>
          <w:t xml:space="preserve">Quarch </w:t>
        </w:r>
      </w:ins>
      <w:ins w:id="166" w:author="gkumar" w:date="2015-03-23T09:24:00Z">
        <w:r w:rsidR="00A06429" w:rsidRPr="004F4A4D">
          <w:t>PCIe Card Module</w:t>
        </w:r>
        <w:del w:id="167" w:author="anorrie" w:date="2015-06-04T09:19:00Z">
          <w:r w:rsidR="00A06429" w:rsidRPr="004F4A4D" w:rsidDel="00175055">
            <w:delText>,</w:delText>
          </w:r>
        </w:del>
      </w:ins>
      <w:ins w:id="168" w:author="anorrie" w:date="2015-06-04T09:19:00Z">
        <w:r>
          <w:t xml:space="preserve"> </w:t>
        </w:r>
      </w:ins>
      <w:ins w:id="169" w:author="gkumar" w:date="2015-03-23T09:24:00Z">
        <w:r w:rsidR="00A06429" w:rsidRPr="004F4A4D">
          <w:t xml:space="preserve"> </w:t>
        </w:r>
      </w:ins>
      <w:ins w:id="170" w:author="anorrie" w:date="2015-06-04T09:19:00Z">
        <w:r>
          <w:t>(</w:t>
        </w:r>
      </w:ins>
      <w:ins w:id="171" w:author="gkumar" w:date="2015-03-23T09:24:00Z">
        <w:r w:rsidR="00A06429" w:rsidRPr="004F4A4D">
          <w:t>QTL1688</w:t>
        </w:r>
      </w:ins>
      <w:ins w:id="172" w:author="anorrie" w:date="2015-06-04T09:21:00Z">
        <w:r w:rsidR="00A71659">
          <w:t>-0</w:t>
        </w:r>
      </w:ins>
      <w:ins w:id="173" w:author="anorrie" w:date="2015-06-04T09:22:00Z">
        <w:r w:rsidR="00A71659">
          <w:t>3</w:t>
        </w:r>
      </w:ins>
      <w:ins w:id="174" w:author="anorrie" w:date="2015-06-04T09:19:00Z">
        <w:r>
          <w:t xml:space="preserve"> /</w:t>
        </w:r>
      </w:ins>
      <w:ins w:id="175" w:author="gkumar" w:date="2015-03-23T09:24:00Z">
        <w:del w:id="176" w:author="anorrie" w:date="2015-06-04T09:19:00Z">
          <w:r w:rsidR="00A06429" w:rsidRPr="004F4A4D" w:rsidDel="00175055">
            <w:delText>-04</w:delText>
          </w:r>
        </w:del>
      </w:ins>
      <w:ins w:id="177" w:author="anorrie" w:date="2015-06-04T09:19:00Z">
        <w:r>
          <w:t xml:space="preserve"> QTL1</w:t>
        </w:r>
      </w:ins>
      <w:ins w:id="178" w:author="anorrie" w:date="2015-06-04T09:21:00Z">
        <w:r w:rsidR="00A71659">
          <w:t>63</w:t>
        </w:r>
      </w:ins>
      <w:ins w:id="179" w:author="anorrie" w:date="2015-06-04T09:19:00Z">
        <w:r>
          <w:t>0</w:t>
        </w:r>
      </w:ins>
      <w:ins w:id="180" w:author="anorrie" w:date="2015-06-04T09:21:00Z">
        <w:r w:rsidR="00A71659">
          <w:t>-0</w:t>
        </w:r>
      </w:ins>
      <w:ins w:id="181" w:author="anorrie" w:date="2015-06-04T09:22:00Z">
        <w:r w:rsidR="00A71659">
          <w:t>4</w:t>
        </w:r>
      </w:ins>
      <w:ins w:id="182" w:author="anorrie" w:date="2015-06-04T09:19:00Z">
        <w:r>
          <w:t>)</w:t>
        </w:r>
      </w:ins>
    </w:p>
    <w:p w:rsidR="00A71659" w:rsidRDefault="00A71659">
      <w:pPr>
        <w:pStyle w:val="ListParagraph"/>
        <w:spacing w:after="160" w:line="259" w:lineRule="auto"/>
        <w:ind w:left="1440"/>
        <w:rPr>
          <w:ins w:id="183" w:author="anorrie" w:date="2015-06-04T09:20:00Z"/>
        </w:rPr>
        <w:pPrChange w:id="184" w:author="anorrie" w:date="2015-06-04T09:20:00Z">
          <w:pPr>
            <w:pStyle w:val="ListParagraph"/>
            <w:numPr>
              <w:numId w:val="6"/>
            </w:numPr>
            <w:spacing w:after="160" w:line="259" w:lineRule="auto"/>
            <w:ind w:hanging="360"/>
          </w:pPr>
        </w:pPrChange>
      </w:pPr>
      <w:ins w:id="185" w:author="anorrie" w:date="2015-06-04T09:22:00Z">
        <w:r>
          <w:t>Earlier</w:t>
        </w:r>
      </w:ins>
      <w:ins w:id="186" w:author="anorrie" w:date="2015-06-04T09:21:00Z">
        <w:r>
          <w:t xml:space="preserve"> model hardware</w:t>
        </w:r>
      </w:ins>
      <w:ins w:id="187" w:author="anorrie" w:date="2015-06-04T09:22:00Z">
        <w:r>
          <w:t xml:space="preserve"> will work, but cannot ‘drive’ signals</w:t>
        </w:r>
      </w:ins>
    </w:p>
    <w:p w:rsidR="00A71659" w:rsidRDefault="00A71659">
      <w:pPr>
        <w:pStyle w:val="ListParagraph"/>
        <w:numPr>
          <w:ilvl w:val="0"/>
          <w:numId w:val="6"/>
        </w:numPr>
        <w:spacing w:after="160" w:line="259" w:lineRule="auto"/>
        <w:rPr>
          <w:ins w:id="188" w:author="anorrie" w:date="2015-06-04T09:22:00Z"/>
        </w:rPr>
      </w:pPr>
      <w:ins w:id="189" w:author="anorrie" w:date="2015-06-04T09:20:00Z">
        <w:r>
          <w:t>Torridon Interfa</w:t>
        </w:r>
        <w:del w:id="190" w:author="anorrie" w:date="2015-06-26T17:29:00Z">
          <w:r w:rsidDel="00A84C9E">
            <w:delText>k</w:delText>
          </w:r>
        </w:del>
      </w:ins>
      <w:ins w:id="191" w:author="anorrie" w:date="2015-06-26T17:29:00Z">
        <w:r w:rsidR="00A84C9E">
          <w:t>c</w:t>
        </w:r>
      </w:ins>
      <w:ins w:id="192" w:author="anorrie" w:date="2015-06-04T09:20:00Z">
        <w:r>
          <w:t>e Kit (QTL1260)</w:t>
        </w:r>
      </w:ins>
    </w:p>
    <w:p w:rsidR="00A71659" w:rsidRDefault="00A71659">
      <w:pPr>
        <w:pStyle w:val="ListParagraph"/>
        <w:spacing w:after="160" w:line="259" w:lineRule="auto"/>
        <w:ind w:left="1440"/>
        <w:rPr>
          <w:ins w:id="193" w:author="anorrie" w:date="2015-06-04T09:10:00Z"/>
        </w:rPr>
        <w:pPrChange w:id="194" w:author="anorrie" w:date="2015-06-04T09:22:00Z">
          <w:pPr>
            <w:pStyle w:val="ListParagraph"/>
            <w:numPr>
              <w:numId w:val="6"/>
            </w:numPr>
            <w:spacing w:after="160" w:line="259" w:lineRule="auto"/>
            <w:ind w:hanging="360"/>
          </w:pPr>
        </w:pPrChange>
      </w:pPr>
      <w:ins w:id="195" w:author="anorrie" w:date="2015-06-04T09:22:00Z">
        <w:r>
          <w:t>This provides us with a serial / USB connection to control the module</w:t>
        </w:r>
      </w:ins>
    </w:p>
    <w:p w:rsidR="00A06429" w:rsidRPr="004F4A4D" w:rsidDel="00175055" w:rsidRDefault="00A06429">
      <w:pPr>
        <w:pStyle w:val="ListParagraph"/>
        <w:numPr>
          <w:ilvl w:val="0"/>
          <w:numId w:val="6"/>
        </w:numPr>
        <w:spacing w:after="160" w:line="259" w:lineRule="auto"/>
        <w:rPr>
          <w:ins w:id="196" w:author="gkumar" w:date="2015-03-23T09:24:00Z"/>
          <w:del w:id="197" w:author="anorrie" w:date="2015-06-04T09:10:00Z"/>
        </w:rPr>
      </w:pPr>
      <w:ins w:id="198" w:author="gkumar" w:date="2015-03-23T09:24:00Z">
        <w:del w:id="199" w:author="anorrie" w:date="2015-06-04T09:10:00Z">
          <w:r w:rsidRPr="004F4A4D" w:rsidDel="00175055">
            <w:delText>-…</w:delText>
          </w:r>
        </w:del>
      </w:ins>
    </w:p>
    <w:p w:rsidR="00A06429" w:rsidDel="00A71659" w:rsidRDefault="00A06429">
      <w:pPr>
        <w:pStyle w:val="ListParagraph"/>
        <w:numPr>
          <w:ilvl w:val="0"/>
          <w:numId w:val="6"/>
        </w:numPr>
        <w:spacing w:after="160" w:line="259" w:lineRule="auto"/>
        <w:rPr>
          <w:del w:id="200" w:author="anorrie" w:date="2015-06-04T09:20:00Z"/>
        </w:rPr>
      </w:pPr>
      <w:ins w:id="201" w:author="gkumar" w:date="2015-03-23T09:24:00Z">
        <w:del w:id="202" w:author="anorrie" w:date="2015-06-04T09:10:00Z">
          <w:r w:rsidRPr="004F4A4D" w:rsidDel="00175055">
            <w:delText>PICOSCOPE</w:delText>
          </w:r>
        </w:del>
      </w:ins>
      <w:proofErr w:type="spellStart"/>
      <w:ins w:id="203" w:author="anorrie" w:date="2015-06-04T09:10:00Z">
        <w:r w:rsidR="00175055">
          <w:t>Picoscope</w:t>
        </w:r>
        <w:proofErr w:type="spellEnd"/>
        <w:r w:rsidR="00175055">
          <w:t xml:space="preserve"> (or similar)</w:t>
        </w:r>
      </w:ins>
    </w:p>
    <w:p w:rsidR="00A71659" w:rsidRDefault="00A71659">
      <w:pPr>
        <w:pStyle w:val="ListParagraph"/>
        <w:numPr>
          <w:ilvl w:val="0"/>
          <w:numId w:val="6"/>
        </w:numPr>
        <w:spacing w:after="160" w:line="259" w:lineRule="auto"/>
        <w:rPr>
          <w:ins w:id="204" w:author="anorrie" w:date="2015-06-04T09:23:00Z"/>
        </w:rPr>
      </w:pPr>
    </w:p>
    <w:p w:rsidR="00A71659" w:rsidRPr="004F4A4D" w:rsidRDefault="00A71659">
      <w:pPr>
        <w:pStyle w:val="ListParagraph"/>
        <w:spacing w:after="160" w:line="259" w:lineRule="auto"/>
        <w:ind w:left="1440"/>
        <w:rPr>
          <w:ins w:id="205" w:author="anorrie" w:date="2015-06-04T09:23:00Z"/>
        </w:rPr>
        <w:pPrChange w:id="206" w:author="anorrie" w:date="2015-06-04T09:23:00Z">
          <w:pPr>
            <w:pStyle w:val="ListParagraph"/>
            <w:numPr>
              <w:numId w:val="6"/>
            </w:numPr>
            <w:spacing w:after="160" w:line="259" w:lineRule="auto"/>
            <w:ind w:hanging="360"/>
          </w:pPr>
        </w:pPrChange>
      </w:pPr>
      <w:ins w:id="207" w:author="anorrie" w:date="2015-06-04T09:23:00Z">
        <w:r>
          <w:t>This is not essential, but is used here to display the results</w:t>
        </w:r>
      </w:ins>
    </w:p>
    <w:p w:rsidR="00A71659" w:rsidRDefault="00A71659">
      <w:pPr>
        <w:spacing w:after="160" w:line="259" w:lineRule="auto"/>
        <w:rPr>
          <w:ins w:id="208" w:author="anorrie" w:date="2015-06-04T09:23:00Z"/>
        </w:rPr>
        <w:pPrChange w:id="209" w:author="gkumar" w:date="2015-03-23T10:40:00Z">
          <w:pPr>
            <w:pStyle w:val="ListParagraph"/>
            <w:numPr>
              <w:numId w:val="6"/>
            </w:numPr>
            <w:spacing w:after="160" w:line="259" w:lineRule="auto"/>
            <w:ind w:hanging="360"/>
          </w:pPr>
        </w:pPrChange>
      </w:pPr>
    </w:p>
    <w:p w:rsidR="00391C4D" w:rsidRDefault="00391C4D">
      <w:pPr>
        <w:rPr>
          <w:ins w:id="210" w:author="anorrie" w:date="2016-07-28T15:43:00Z"/>
          <w:rFonts w:eastAsiaTheme="majorEastAsia" w:cstheme="majorBidi"/>
          <w:b/>
          <w:bCs/>
          <w:color w:val="3585B1"/>
          <w:sz w:val="26"/>
          <w:szCs w:val="26"/>
        </w:rPr>
      </w:pPr>
      <w:ins w:id="211" w:author="anorrie" w:date="2016-07-28T15:43:00Z">
        <w:r>
          <w:br w:type="page"/>
        </w:r>
      </w:ins>
    </w:p>
    <w:p w:rsidR="00A71659" w:rsidRDefault="0006627B">
      <w:pPr>
        <w:pStyle w:val="Heading2"/>
        <w:rPr>
          <w:ins w:id="212" w:author="anorrie" w:date="2015-06-04T09:24:00Z"/>
        </w:rPr>
        <w:pPrChange w:id="213" w:author="anorrie" w:date="2015-06-04T09:24:00Z">
          <w:pPr/>
        </w:pPrChange>
      </w:pPr>
      <w:bookmarkStart w:id="214" w:name="_Toc457486940"/>
      <w:ins w:id="215" w:author="anorrie" w:date="2016-07-28T16:35:00Z">
        <w:r>
          <w:br/>
        </w:r>
      </w:ins>
      <w:ins w:id="216" w:author="anorrie" w:date="2016-07-28T16:33:00Z">
        <w:r>
          <w:t xml:space="preserve">Equipment </w:t>
        </w:r>
      </w:ins>
      <w:ins w:id="217" w:author="anorrie" w:date="2015-06-04T09:24:00Z">
        <w:r w:rsidR="00391C4D">
          <w:t>Set</w:t>
        </w:r>
        <w:r>
          <w:t xml:space="preserve"> up</w:t>
        </w:r>
        <w:bookmarkEnd w:id="214"/>
      </w:ins>
    </w:p>
    <w:p w:rsidR="00391C4D" w:rsidRPr="00391C4D" w:rsidRDefault="00391C4D" w:rsidP="00391C4D">
      <w:pPr>
        <w:rPr>
          <w:ins w:id="218" w:author="anorrie" w:date="2015-06-04T09:24:00Z"/>
          <w:rPrChange w:id="219" w:author="anorrie" w:date="2016-07-28T15:43:00Z">
            <w:rPr>
              <w:ins w:id="220" w:author="anorrie" w:date="2015-06-04T09:24:00Z"/>
            </w:rPr>
          </w:rPrChange>
        </w:rPr>
        <w:pPrChange w:id="221" w:author="anorrie" w:date="2016-07-28T15:43:00Z">
          <w:pPr/>
        </w:pPrChange>
      </w:pPr>
    </w:p>
    <w:p w:rsidR="00A71659" w:rsidRDefault="00EF61E1">
      <w:pPr>
        <w:rPr>
          <w:ins w:id="222" w:author="gkumar" w:date="2015-06-05T14:49:00Z"/>
        </w:rPr>
      </w:pPr>
      <w:ins w:id="223" w:author="gkumar" w:date="2015-06-05T14:49:00Z">
        <w:del w:id="224" w:author="anorrie" w:date="2016-07-28T15:43:00Z">
          <w:r w:rsidDel="00391C4D">
            <w:delText>In this specific case we did not have the Host and the Device under test.</w:delText>
          </w:r>
        </w:del>
      </w:ins>
      <w:ins w:id="225" w:author="anorrie" w:date="2016-07-28T15:43:00Z">
        <w:r w:rsidR="00391C4D">
          <w:t>The following equipment setup is used:</w:t>
        </w:r>
      </w:ins>
    </w:p>
    <w:p w:rsidR="00EF61E1" w:rsidRDefault="00D85951">
      <w:pPr>
        <w:rPr>
          <w:ins w:id="226" w:author="gkumar" w:date="2015-06-05T14:50:00Z"/>
        </w:rPr>
      </w:pPr>
      <w:ins w:id="227" w:author="gkumar" w:date="2015-06-05T15:16:00Z">
        <w:r>
          <w:rPr>
            <w:noProof/>
            <w:lang w:eastAsia="en-GB"/>
          </w:rPr>
          <w:drawing>
            <wp:inline distT="0" distB="0" distL="0" distR="0" wp14:anchorId="08422B14" wp14:editId="6D7B40F4">
              <wp:extent cx="6067425" cy="4181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4045" r="2594" b="11403"/>
                      <a:stretch/>
                    </pic:blipFill>
                    <pic:spPr bwMode="auto">
                      <a:xfrm>
                        <a:off x="0" y="0"/>
                        <a:ext cx="6098703" cy="4203031"/>
                      </a:xfrm>
                      <a:prstGeom prst="rect">
                        <a:avLst/>
                      </a:prstGeom>
                      <a:noFill/>
                      <a:ln>
                        <a:noFill/>
                      </a:ln>
                      <a:extLst>
                        <a:ext uri="{53640926-AAD7-44D8-BBD7-CCE9431645EC}">
                          <a14:shadowObscured xmlns:a14="http://schemas.microsoft.com/office/drawing/2010/main"/>
                        </a:ext>
                      </a:extLst>
                    </pic:spPr>
                  </pic:pic>
                </a:graphicData>
              </a:graphic>
            </wp:inline>
          </w:drawing>
        </w:r>
      </w:ins>
    </w:p>
    <w:p w:rsidR="00EF61E1" w:rsidDel="0006627B" w:rsidRDefault="006A7C3B">
      <w:pPr>
        <w:pStyle w:val="Heading2"/>
        <w:rPr>
          <w:ins w:id="228" w:author="gkumar" w:date="2015-06-05T14:51:00Z"/>
          <w:del w:id="229" w:author="anorrie" w:date="2016-07-28T16:33:00Z"/>
        </w:rPr>
        <w:pPrChange w:id="230" w:author="gkumar" w:date="2015-06-05T15:41:00Z">
          <w:pPr/>
        </w:pPrChange>
      </w:pPr>
      <w:ins w:id="231" w:author="gkumar" w:date="2015-06-05T15:40:00Z">
        <w:del w:id="232" w:author="anorrie" w:date="2016-07-28T16:33:00Z">
          <w:r w:rsidDel="0006627B">
            <w:delText>Description of the test Setup</w:delText>
          </w:r>
        </w:del>
      </w:ins>
    </w:p>
    <w:p w:rsidR="00EF61E1" w:rsidRDefault="006A7C3B">
      <w:pPr>
        <w:rPr>
          <w:ins w:id="233" w:author="gkumar" w:date="2015-06-05T15:42:00Z"/>
        </w:rPr>
      </w:pPr>
      <w:ins w:id="234" w:author="gkumar" w:date="2015-06-05T15:41:00Z">
        <w:r>
          <w:t>In this scenario, Control PC is connected to QTL1260, Interface Kit to control the PCIe</w:t>
        </w:r>
      </w:ins>
      <w:ins w:id="235" w:author="gkumar" w:date="2015-06-05T15:42:00Z">
        <w:r>
          <w:t xml:space="preserve"> Card, and the three signals under observation are as follows:</w:t>
        </w:r>
      </w:ins>
    </w:p>
    <w:p w:rsidR="006A7C3B" w:rsidRDefault="001E229F">
      <w:pPr>
        <w:pStyle w:val="ListParagraph"/>
        <w:numPr>
          <w:ilvl w:val="0"/>
          <w:numId w:val="9"/>
        </w:numPr>
        <w:rPr>
          <w:ins w:id="236" w:author="gkumar" w:date="2015-06-05T15:43:00Z"/>
        </w:rPr>
        <w:pPrChange w:id="237" w:author="gkumar" w:date="2015-06-05T15:43:00Z">
          <w:pPr/>
        </w:pPrChange>
      </w:pPr>
      <w:ins w:id="238" w:author="gkumar" w:date="2015-06-05T15:43:00Z">
        <w:r>
          <w:t>PERST</w:t>
        </w:r>
      </w:ins>
    </w:p>
    <w:p w:rsidR="001E229F" w:rsidRDefault="001E229F">
      <w:pPr>
        <w:pStyle w:val="ListParagraph"/>
        <w:numPr>
          <w:ilvl w:val="0"/>
          <w:numId w:val="9"/>
        </w:numPr>
        <w:rPr>
          <w:ins w:id="239" w:author="gkumar" w:date="2015-06-05T15:44:00Z"/>
        </w:rPr>
        <w:pPrChange w:id="240" w:author="gkumar" w:date="2015-06-05T15:43:00Z">
          <w:pPr/>
        </w:pPrChange>
      </w:pPr>
      <w:ins w:id="241" w:author="gkumar" w:date="2015-06-05T15:44:00Z">
        <w:r>
          <w:t>REFCLK</w:t>
        </w:r>
      </w:ins>
    </w:p>
    <w:p w:rsidR="001E229F" w:rsidRDefault="001E229F">
      <w:pPr>
        <w:pStyle w:val="ListParagraph"/>
        <w:numPr>
          <w:ilvl w:val="0"/>
          <w:numId w:val="9"/>
        </w:numPr>
        <w:rPr>
          <w:ins w:id="242" w:author="gkumar" w:date="2015-06-05T15:44:00Z"/>
        </w:rPr>
        <w:pPrChange w:id="243" w:author="gkumar" w:date="2015-06-05T15:43:00Z">
          <w:pPr/>
        </w:pPrChange>
      </w:pPr>
      <w:ins w:id="244" w:author="gkumar" w:date="2015-06-05T15:44:00Z">
        <w:r>
          <w:t>12V_EN</w:t>
        </w:r>
      </w:ins>
    </w:p>
    <w:p w:rsidR="001E229F" w:rsidRDefault="001E229F">
      <w:pPr>
        <w:pStyle w:val="ListParagraph"/>
        <w:rPr>
          <w:ins w:id="245" w:author="gkumar" w:date="2015-06-05T15:44:00Z"/>
        </w:rPr>
        <w:pPrChange w:id="246" w:author="gkumar" w:date="2015-06-05T15:44:00Z">
          <w:pPr/>
        </w:pPrChange>
      </w:pPr>
    </w:p>
    <w:p w:rsidR="001E229F" w:rsidRDefault="001E229F">
      <w:pPr>
        <w:rPr>
          <w:ins w:id="247" w:author="gkumar" w:date="2015-06-05T14:51:00Z"/>
        </w:rPr>
      </w:pPr>
      <w:ins w:id="248" w:author="gkumar" w:date="2015-06-05T15:44:00Z">
        <w:r>
          <w:t>The three signals under observation were displayed on the Pico scope</w:t>
        </w:r>
      </w:ins>
      <w:ins w:id="249" w:author="gkumar" w:date="2015-06-05T15:46:00Z">
        <w:r>
          <w:t>.</w:t>
        </w:r>
      </w:ins>
    </w:p>
    <w:p w:rsidR="00EF61E1" w:rsidDel="00391C4D" w:rsidRDefault="001E229F">
      <w:pPr>
        <w:rPr>
          <w:ins w:id="250" w:author="gkumar" w:date="2015-06-05T14:51:00Z"/>
          <w:del w:id="251" w:author="anorrie" w:date="2016-07-28T15:44:00Z"/>
        </w:rPr>
      </w:pPr>
      <w:ins w:id="252" w:author="gkumar" w:date="2015-06-05T15:46:00Z">
        <w:del w:id="253" w:author="anorrie" w:date="2016-07-28T15:44:00Z">
          <w:r w:rsidDel="00391C4D">
            <w:delText>In the above set up, we did not incorporate the Host and the DUT.</w:delText>
          </w:r>
        </w:del>
      </w:ins>
    </w:p>
    <w:p w:rsidR="00EF61E1" w:rsidDel="003260B4" w:rsidRDefault="00EF61E1">
      <w:pPr>
        <w:rPr>
          <w:ins w:id="254" w:author="anorrie" w:date="2015-06-04T09:24:00Z"/>
          <w:del w:id="255" w:author="gkumar" w:date="2015-06-17T09:47:00Z"/>
        </w:rPr>
      </w:pPr>
    </w:p>
    <w:p w:rsidR="00A71659" w:rsidRPr="000F744C" w:rsidRDefault="00A71659">
      <w:pPr>
        <w:rPr>
          <w:ins w:id="256" w:author="anorrie" w:date="2015-06-04T09:24:00Z"/>
          <w:b/>
          <w:rPrChange w:id="257" w:author="gkumar" w:date="2015-06-08T10:31:00Z">
            <w:rPr>
              <w:ins w:id="258" w:author="anorrie" w:date="2015-06-04T09:24:00Z"/>
            </w:rPr>
          </w:rPrChange>
        </w:rPr>
      </w:pPr>
      <w:ins w:id="259" w:author="anorrie" w:date="2015-06-04T09:24:00Z">
        <w:del w:id="260" w:author="gkumar" w:date="2015-06-17T09:47:00Z">
          <w:r w:rsidRPr="000F744C" w:rsidDel="003260B4">
            <w:rPr>
              <w:b/>
              <w:rPrChange w:id="261" w:author="gkumar" w:date="2015-06-08T10:31:00Z">
                <w:rPr/>
              </w:rPrChange>
            </w:rPr>
            <w:delText>DESCRIBE THE EQUIPMENT SETUP HERE</w:delText>
          </w:r>
        </w:del>
      </w:ins>
    </w:p>
    <w:p w:rsidR="00A71659" w:rsidRDefault="0006627B" w:rsidP="00391C4D">
      <w:pPr>
        <w:pStyle w:val="Heading1"/>
        <w:rPr>
          <w:ins w:id="262" w:author="anorrie" w:date="2015-06-04T09:24:00Z"/>
        </w:rPr>
        <w:pPrChange w:id="263" w:author="anorrie" w:date="2016-07-28T15:44:00Z">
          <w:pPr>
            <w:pStyle w:val="ListParagraph"/>
            <w:numPr>
              <w:numId w:val="6"/>
            </w:numPr>
            <w:spacing w:after="160" w:line="259" w:lineRule="auto"/>
            <w:ind w:hanging="360"/>
          </w:pPr>
        </w:pPrChange>
      </w:pPr>
      <w:bookmarkStart w:id="264" w:name="_Toc457486941"/>
      <w:ins w:id="265" w:author="anorrie" w:date="2016-07-28T16:35:00Z">
        <w:r>
          <w:br/>
        </w:r>
      </w:ins>
      <w:ins w:id="266" w:author="anorrie" w:date="2015-06-04T09:24:00Z">
        <w:r w:rsidR="00A71659">
          <w:t xml:space="preserve">Customer </w:t>
        </w:r>
      </w:ins>
      <w:ins w:id="267" w:author="anorrie" w:date="2016-07-28T16:30:00Z">
        <w:r>
          <w:t>Required Sequence</w:t>
        </w:r>
      </w:ins>
      <w:bookmarkEnd w:id="264"/>
    </w:p>
    <w:p w:rsidR="00A71659" w:rsidRPr="00A71659" w:rsidRDefault="00A71659">
      <w:pPr>
        <w:rPr>
          <w:ins w:id="268" w:author="anorrie" w:date="2015-06-04T09:24:00Z"/>
        </w:rPr>
        <w:pPrChange w:id="269" w:author="anorrie" w:date="2015-06-04T09:25:00Z">
          <w:pPr>
            <w:pStyle w:val="ListParagraph"/>
            <w:numPr>
              <w:numId w:val="6"/>
            </w:numPr>
            <w:spacing w:after="160" w:line="259" w:lineRule="auto"/>
            <w:ind w:hanging="360"/>
          </w:pPr>
        </w:pPrChange>
      </w:pPr>
    </w:p>
    <w:p w:rsidR="00A06429" w:rsidDel="00A71659" w:rsidRDefault="00501755">
      <w:pPr>
        <w:pStyle w:val="ListParagraph"/>
        <w:numPr>
          <w:ilvl w:val="0"/>
          <w:numId w:val="6"/>
        </w:numPr>
        <w:spacing w:after="160" w:line="259" w:lineRule="auto"/>
        <w:rPr>
          <w:ins w:id="270" w:author="gkumar" w:date="2015-03-23T10:40:00Z"/>
          <w:del w:id="271" w:author="anorrie" w:date="2015-06-04T09:20:00Z"/>
        </w:rPr>
      </w:pPr>
      <w:ins w:id="272" w:author="gkumar" w:date="2015-03-23T09:24:00Z">
        <w:del w:id="273" w:author="anorrie" w:date="2015-06-04T09:20:00Z">
          <w:r w:rsidDel="00A71659">
            <w:delText>Interface Kit,   QTL</w:delText>
          </w:r>
        </w:del>
        <w:del w:id="274" w:author="anorrie" w:date="2015-06-04T09:10:00Z">
          <w:r w:rsidDel="00175055">
            <w:delText xml:space="preserve"> </w:delText>
          </w:r>
        </w:del>
        <w:del w:id="275" w:author="anorrie" w:date="2015-06-04T09:20:00Z">
          <w:r w:rsidDel="00A71659">
            <w:delText>1260</w:delText>
          </w:r>
        </w:del>
      </w:ins>
    </w:p>
    <w:p w:rsidR="00222B00" w:rsidDel="00A71659" w:rsidRDefault="00222B00">
      <w:pPr>
        <w:pStyle w:val="ListParagraph"/>
        <w:numPr>
          <w:ilvl w:val="0"/>
          <w:numId w:val="6"/>
        </w:numPr>
        <w:spacing w:after="160" w:line="259" w:lineRule="auto"/>
        <w:rPr>
          <w:ins w:id="276" w:author="gkumar" w:date="2015-03-23T10:56:00Z"/>
          <w:del w:id="277" w:author="anorrie" w:date="2015-06-04T09:23:00Z"/>
        </w:rPr>
      </w:pPr>
    </w:p>
    <w:p w:rsidR="001510EA" w:rsidRDefault="001510EA">
      <w:pPr>
        <w:spacing w:after="160" w:line="259" w:lineRule="auto"/>
        <w:rPr>
          <w:ins w:id="278" w:author="gkumar" w:date="2015-03-23T10:58:00Z"/>
        </w:rPr>
        <w:pPrChange w:id="279" w:author="gkumar" w:date="2015-03-23T10:40:00Z">
          <w:pPr>
            <w:pStyle w:val="ListParagraph"/>
            <w:numPr>
              <w:numId w:val="6"/>
            </w:numPr>
            <w:spacing w:after="160" w:line="259" w:lineRule="auto"/>
            <w:ind w:hanging="360"/>
          </w:pPr>
        </w:pPrChange>
      </w:pPr>
      <w:ins w:id="280" w:author="gkumar" w:date="2015-03-23T10:40:00Z">
        <w:del w:id="281" w:author="anorrie" w:date="2015-06-04T09:25:00Z">
          <w:r w:rsidDel="00A71659">
            <w:delText>Picture 1 shows</w:delText>
          </w:r>
        </w:del>
      </w:ins>
      <w:ins w:id="282" w:author="anorrie" w:date="2015-06-04T09:25:00Z">
        <w:r w:rsidR="00A71659">
          <w:t>Below is</w:t>
        </w:r>
      </w:ins>
      <w:ins w:id="283" w:author="gkumar" w:date="2015-03-23T10:40:00Z">
        <w:r>
          <w:t xml:space="preserve"> the sequence of events</w:t>
        </w:r>
        <w:del w:id="284" w:author="anorrie" w:date="2015-06-04T09:27:00Z">
          <w:r w:rsidDel="00A71659">
            <w:delText>,</w:delText>
          </w:r>
        </w:del>
      </w:ins>
      <w:ins w:id="285" w:author="anorrie" w:date="2015-06-04T09:27:00Z">
        <w:r w:rsidR="00A71659">
          <w:t xml:space="preserve"> that the</w:t>
        </w:r>
      </w:ins>
      <w:ins w:id="286" w:author="gkumar" w:date="2015-03-23T10:40:00Z">
        <w:r>
          <w:t xml:space="preserve"> customer requested</w:t>
        </w:r>
      </w:ins>
      <w:ins w:id="287" w:author="anorrie" w:date="2015-06-04T09:27:00Z">
        <w:r w:rsidR="00A71659">
          <w:t>.</w:t>
        </w:r>
      </w:ins>
      <w:ins w:id="288" w:author="gkumar" w:date="2015-03-23T10:40:00Z">
        <w:del w:id="289" w:author="anorrie" w:date="2015-06-04T09:27:00Z">
          <w:r w:rsidDel="00A71659">
            <w:delText xml:space="preserve"> for.</w:delText>
          </w:r>
        </w:del>
      </w:ins>
    </w:p>
    <w:p w:rsidR="00222B00" w:rsidDel="00A71659" w:rsidRDefault="00222B00">
      <w:pPr>
        <w:spacing w:after="160" w:line="259" w:lineRule="auto"/>
        <w:rPr>
          <w:ins w:id="290" w:author="gkumar" w:date="2015-03-23T10:58:00Z"/>
          <w:del w:id="291" w:author="anorrie" w:date="2015-06-04T09:25:00Z"/>
        </w:rPr>
        <w:pPrChange w:id="292" w:author="gkumar" w:date="2015-03-23T10:40:00Z">
          <w:pPr>
            <w:pStyle w:val="ListParagraph"/>
            <w:numPr>
              <w:numId w:val="6"/>
            </w:numPr>
            <w:spacing w:after="160" w:line="259" w:lineRule="auto"/>
            <w:ind w:hanging="360"/>
          </w:pPr>
        </w:pPrChange>
      </w:pPr>
    </w:p>
    <w:p w:rsidR="00222B00" w:rsidDel="00A71659" w:rsidRDefault="00222B00">
      <w:pPr>
        <w:spacing w:after="160" w:line="259" w:lineRule="auto"/>
        <w:rPr>
          <w:ins w:id="293" w:author="gkumar" w:date="2015-03-23T10:58:00Z"/>
          <w:del w:id="294" w:author="anorrie" w:date="2015-06-04T09:25:00Z"/>
        </w:rPr>
        <w:pPrChange w:id="295" w:author="gkumar" w:date="2015-03-23T10:40:00Z">
          <w:pPr>
            <w:pStyle w:val="ListParagraph"/>
            <w:numPr>
              <w:numId w:val="6"/>
            </w:numPr>
            <w:spacing w:after="160" w:line="259" w:lineRule="auto"/>
            <w:ind w:hanging="360"/>
          </w:pPr>
        </w:pPrChange>
      </w:pPr>
    </w:p>
    <w:p w:rsidR="00222B00" w:rsidDel="00A71659" w:rsidRDefault="00222B00">
      <w:pPr>
        <w:spacing w:after="160" w:line="259" w:lineRule="auto"/>
        <w:rPr>
          <w:ins w:id="296" w:author="gkumar" w:date="2015-03-23T10:58:00Z"/>
          <w:del w:id="297" w:author="anorrie" w:date="2015-06-04T09:25:00Z"/>
        </w:rPr>
        <w:pPrChange w:id="298" w:author="gkumar" w:date="2015-03-23T10:40:00Z">
          <w:pPr>
            <w:pStyle w:val="ListParagraph"/>
            <w:numPr>
              <w:numId w:val="6"/>
            </w:numPr>
            <w:spacing w:after="160" w:line="259" w:lineRule="auto"/>
            <w:ind w:hanging="360"/>
          </w:pPr>
        </w:pPrChange>
      </w:pPr>
    </w:p>
    <w:p w:rsidR="00222B00" w:rsidDel="00A71659" w:rsidRDefault="00222B00">
      <w:pPr>
        <w:spacing w:after="160" w:line="259" w:lineRule="auto"/>
        <w:rPr>
          <w:ins w:id="299" w:author="gkumar" w:date="2015-03-23T10:58:00Z"/>
          <w:del w:id="300" w:author="anorrie" w:date="2015-06-04T09:25:00Z"/>
        </w:rPr>
        <w:pPrChange w:id="301" w:author="gkumar" w:date="2015-03-23T10:40:00Z">
          <w:pPr>
            <w:pStyle w:val="ListParagraph"/>
            <w:numPr>
              <w:numId w:val="6"/>
            </w:numPr>
            <w:spacing w:after="160" w:line="259" w:lineRule="auto"/>
            <w:ind w:hanging="360"/>
          </w:pPr>
        </w:pPrChange>
      </w:pPr>
    </w:p>
    <w:p w:rsidR="00222B00" w:rsidDel="00A71659" w:rsidRDefault="00222B00">
      <w:pPr>
        <w:spacing w:after="160" w:line="259" w:lineRule="auto"/>
        <w:rPr>
          <w:ins w:id="302" w:author="gkumar" w:date="2015-03-23T10:58:00Z"/>
          <w:del w:id="303" w:author="anorrie" w:date="2015-06-04T09:25:00Z"/>
        </w:rPr>
        <w:pPrChange w:id="304" w:author="gkumar" w:date="2015-03-23T10:40:00Z">
          <w:pPr>
            <w:pStyle w:val="ListParagraph"/>
            <w:numPr>
              <w:numId w:val="6"/>
            </w:numPr>
            <w:spacing w:after="160" w:line="259" w:lineRule="auto"/>
            <w:ind w:hanging="360"/>
          </w:pPr>
        </w:pPrChange>
      </w:pPr>
    </w:p>
    <w:p w:rsidR="00222B00" w:rsidDel="00A71659" w:rsidRDefault="00222B00">
      <w:pPr>
        <w:spacing w:after="160" w:line="259" w:lineRule="auto"/>
        <w:rPr>
          <w:ins w:id="305" w:author="gkumar" w:date="2015-03-23T10:58:00Z"/>
          <w:del w:id="306" w:author="anorrie" w:date="2015-06-04T09:25:00Z"/>
        </w:rPr>
        <w:pPrChange w:id="307" w:author="gkumar" w:date="2015-03-23T10:40:00Z">
          <w:pPr>
            <w:pStyle w:val="ListParagraph"/>
            <w:numPr>
              <w:numId w:val="6"/>
            </w:numPr>
            <w:spacing w:after="160" w:line="259" w:lineRule="auto"/>
            <w:ind w:hanging="360"/>
          </w:pPr>
        </w:pPrChange>
      </w:pPr>
    </w:p>
    <w:p w:rsidR="00222B00" w:rsidDel="00A71659" w:rsidRDefault="00222B00">
      <w:pPr>
        <w:spacing w:after="160" w:line="259" w:lineRule="auto"/>
        <w:rPr>
          <w:ins w:id="308" w:author="gkumar" w:date="2015-03-23T10:58:00Z"/>
          <w:del w:id="309" w:author="anorrie" w:date="2015-06-04T09:25:00Z"/>
        </w:rPr>
        <w:pPrChange w:id="310" w:author="gkumar" w:date="2015-03-23T10:40:00Z">
          <w:pPr>
            <w:pStyle w:val="ListParagraph"/>
            <w:numPr>
              <w:numId w:val="6"/>
            </w:numPr>
            <w:spacing w:after="160" w:line="259" w:lineRule="auto"/>
            <w:ind w:hanging="360"/>
          </w:pPr>
        </w:pPrChange>
      </w:pPr>
    </w:p>
    <w:p w:rsidR="00222B00" w:rsidDel="00A71659" w:rsidRDefault="00222B00">
      <w:pPr>
        <w:spacing w:after="160" w:line="259" w:lineRule="auto"/>
        <w:rPr>
          <w:ins w:id="311" w:author="gkumar" w:date="2015-03-23T10:58:00Z"/>
          <w:del w:id="312" w:author="anorrie" w:date="2015-06-04T09:25:00Z"/>
        </w:rPr>
        <w:pPrChange w:id="313" w:author="gkumar" w:date="2015-03-23T10:40:00Z">
          <w:pPr>
            <w:pStyle w:val="ListParagraph"/>
            <w:numPr>
              <w:numId w:val="6"/>
            </w:numPr>
            <w:spacing w:after="160" w:line="259" w:lineRule="auto"/>
            <w:ind w:hanging="360"/>
          </w:pPr>
        </w:pPrChange>
      </w:pPr>
    </w:p>
    <w:p w:rsidR="00222B00" w:rsidDel="00A71659" w:rsidRDefault="00222B00">
      <w:pPr>
        <w:spacing w:after="160" w:line="259" w:lineRule="auto"/>
        <w:rPr>
          <w:ins w:id="314" w:author="gkumar" w:date="2015-03-23T10:58:00Z"/>
          <w:del w:id="315" w:author="anorrie" w:date="2015-06-04T09:25:00Z"/>
        </w:rPr>
        <w:pPrChange w:id="316" w:author="gkumar" w:date="2015-03-23T10:40:00Z">
          <w:pPr>
            <w:pStyle w:val="ListParagraph"/>
            <w:numPr>
              <w:numId w:val="6"/>
            </w:numPr>
            <w:spacing w:after="160" w:line="259" w:lineRule="auto"/>
            <w:ind w:hanging="360"/>
          </w:pPr>
        </w:pPrChange>
      </w:pPr>
    </w:p>
    <w:p w:rsidR="00222B00" w:rsidDel="00A71659" w:rsidRDefault="00222B00">
      <w:pPr>
        <w:spacing w:after="160" w:line="259" w:lineRule="auto"/>
        <w:rPr>
          <w:ins w:id="317" w:author="gkumar" w:date="2015-03-23T10:58:00Z"/>
          <w:del w:id="318" w:author="anorrie" w:date="2015-06-04T09:25:00Z"/>
        </w:rPr>
        <w:pPrChange w:id="319" w:author="gkumar" w:date="2015-03-23T10:40:00Z">
          <w:pPr>
            <w:pStyle w:val="ListParagraph"/>
            <w:numPr>
              <w:numId w:val="6"/>
            </w:numPr>
            <w:spacing w:after="160" w:line="259" w:lineRule="auto"/>
            <w:ind w:hanging="360"/>
          </w:pPr>
        </w:pPrChange>
      </w:pPr>
    </w:p>
    <w:p w:rsidR="00222B00" w:rsidDel="00A71659" w:rsidRDefault="00222B00">
      <w:pPr>
        <w:spacing w:after="160" w:line="259" w:lineRule="auto"/>
        <w:rPr>
          <w:ins w:id="320" w:author="gkumar" w:date="2015-03-23T10:58:00Z"/>
          <w:del w:id="321" w:author="anorrie" w:date="2015-06-04T09:25:00Z"/>
        </w:rPr>
        <w:pPrChange w:id="322" w:author="gkumar" w:date="2015-03-23T10:40:00Z">
          <w:pPr>
            <w:pStyle w:val="ListParagraph"/>
            <w:numPr>
              <w:numId w:val="6"/>
            </w:numPr>
            <w:spacing w:after="160" w:line="259" w:lineRule="auto"/>
            <w:ind w:hanging="360"/>
          </w:pPr>
        </w:pPrChange>
      </w:pPr>
    </w:p>
    <w:p w:rsidR="00222B00" w:rsidDel="00A71659" w:rsidRDefault="00222B00">
      <w:pPr>
        <w:spacing w:after="160" w:line="259" w:lineRule="auto"/>
        <w:rPr>
          <w:ins w:id="323" w:author="gkumar" w:date="2015-03-23T10:58:00Z"/>
          <w:del w:id="324" w:author="anorrie" w:date="2015-06-04T09:25:00Z"/>
        </w:rPr>
        <w:pPrChange w:id="325" w:author="gkumar" w:date="2015-03-23T10:40:00Z">
          <w:pPr>
            <w:pStyle w:val="ListParagraph"/>
            <w:numPr>
              <w:numId w:val="6"/>
            </w:numPr>
            <w:spacing w:after="160" w:line="259" w:lineRule="auto"/>
            <w:ind w:hanging="360"/>
          </w:pPr>
        </w:pPrChange>
      </w:pPr>
    </w:p>
    <w:p w:rsidR="00222B00" w:rsidDel="00A71659" w:rsidRDefault="00222B00">
      <w:pPr>
        <w:spacing w:after="160" w:line="259" w:lineRule="auto"/>
        <w:rPr>
          <w:ins w:id="326" w:author="gkumar" w:date="2015-03-23T10:58:00Z"/>
          <w:del w:id="327" w:author="anorrie" w:date="2015-06-04T09:25:00Z"/>
        </w:rPr>
        <w:pPrChange w:id="328" w:author="gkumar" w:date="2015-03-23T10:40:00Z">
          <w:pPr>
            <w:pStyle w:val="ListParagraph"/>
            <w:numPr>
              <w:numId w:val="6"/>
            </w:numPr>
            <w:spacing w:after="160" w:line="259" w:lineRule="auto"/>
            <w:ind w:hanging="360"/>
          </w:pPr>
        </w:pPrChange>
      </w:pPr>
    </w:p>
    <w:p w:rsidR="00222B00" w:rsidRPr="004F4A4D" w:rsidRDefault="00222B00">
      <w:pPr>
        <w:spacing w:after="160" w:line="259" w:lineRule="auto"/>
        <w:rPr>
          <w:ins w:id="329" w:author="gkumar" w:date="2015-03-23T09:24:00Z"/>
        </w:rPr>
        <w:pPrChange w:id="330" w:author="gkumar" w:date="2015-03-23T10:40:00Z">
          <w:pPr>
            <w:pStyle w:val="ListParagraph"/>
            <w:numPr>
              <w:numId w:val="6"/>
            </w:numPr>
            <w:spacing w:after="160" w:line="259" w:lineRule="auto"/>
            <w:ind w:hanging="360"/>
          </w:pPr>
        </w:pPrChange>
      </w:pPr>
      <w:ins w:id="331" w:author="gkumar" w:date="2015-03-23T10:59:00Z">
        <w:r>
          <w:rPr>
            <w:noProof/>
            <w:lang w:eastAsia="en-GB"/>
          </w:rPr>
          <mc:AlternateContent>
            <mc:Choice Requires="wps">
              <w:drawing>
                <wp:anchor distT="0" distB="0" distL="114300" distR="114300" simplePos="0" relativeHeight="251653120" behindDoc="0" locked="0" layoutInCell="1" allowOverlap="1" wp14:anchorId="2C77D4AA" wp14:editId="0C2659B3">
                  <wp:simplePos x="0" y="0"/>
                  <wp:positionH relativeFrom="column">
                    <wp:posOffset>2857500</wp:posOffset>
                  </wp:positionH>
                  <wp:positionV relativeFrom="paragraph">
                    <wp:posOffset>25400</wp:posOffset>
                  </wp:positionV>
                  <wp:extent cx="476250" cy="1428750"/>
                  <wp:effectExtent l="38100" t="0" r="19050" b="57150"/>
                  <wp:wrapNone/>
                  <wp:docPr id="41" name="Straight Arrow Connector 41"/>
                  <wp:cNvGraphicFramePr/>
                  <a:graphic xmlns:a="http://schemas.openxmlformats.org/drawingml/2006/main">
                    <a:graphicData uri="http://schemas.microsoft.com/office/word/2010/wordprocessingShape">
                      <wps:wsp>
                        <wps:cNvCnPr/>
                        <wps:spPr>
                          <a:xfrm flipH="1">
                            <a:off x="0" y="0"/>
                            <a:ext cx="476250" cy="14287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3F01519" id="_x0000_t32" coordsize="21600,21600" o:spt="32" o:oned="t" path="m,l21600,21600e" filled="f">
                  <v:path arrowok="t" fillok="f" o:connecttype="none"/>
                  <o:lock v:ext="edit" shapetype="t"/>
                </v:shapetype>
                <v:shape id="Straight Arrow Connector 41" o:spid="_x0000_s1026" type="#_x0000_t32" style="position:absolute;margin-left:225pt;margin-top:2pt;width:37.5pt;height:112.5pt;flip:x;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" strokecolor="red">
                  <v:stroke endarrow="block"/>
                </v:shape>
              </w:pict>
            </mc:Fallback>
          </mc:AlternateContent>
        </w:r>
        <w:r>
          <w:rPr>
            <w:noProof/>
            <w:lang w:eastAsia="en-GB"/>
          </w:rPr>
          <mc:AlternateContent>
            <mc:Choice Requires="wps">
              <w:drawing>
                <wp:anchor distT="0" distB="0" distL="114300" distR="114300" simplePos="0" relativeHeight="251650048" behindDoc="0" locked="0" layoutInCell="1" allowOverlap="1" wp14:anchorId="364BD6A2" wp14:editId="1675DDF2">
                  <wp:simplePos x="0" y="0"/>
                  <wp:positionH relativeFrom="column">
                    <wp:posOffset>1390650</wp:posOffset>
                  </wp:positionH>
                  <wp:positionV relativeFrom="paragraph">
                    <wp:posOffset>-3175</wp:posOffset>
                  </wp:positionV>
                  <wp:extent cx="323850" cy="857250"/>
                  <wp:effectExtent l="38100" t="0" r="19050" b="57150"/>
                  <wp:wrapNone/>
                  <wp:docPr id="40" name="Straight Arrow Connector 40"/>
                  <wp:cNvGraphicFramePr/>
                  <a:graphic xmlns:a="http://schemas.openxmlformats.org/drawingml/2006/main">
                    <a:graphicData uri="http://schemas.microsoft.com/office/word/2010/wordprocessingShape">
                      <wps:wsp>
                        <wps:cNvCnPr/>
                        <wps:spPr>
                          <a:xfrm flipH="1">
                            <a:off x="0" y="0"/>
                            <a:ext cx="323850" cy="8572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01C43F" id="Straight Arrow Connector 40" o:spid="_x0000_s1026" type="#_x0000_t32" style="position:absolute;margin-left:109.5pt;margin-top:-.25pt;width:25.5pt;height:67.5pt;flip:x;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" strokecolor="red">
                  <v:stroke endarrow="block"/>
                </v:shape>
              </w:pict>
            </mc:Fallback>
          </mc:AlternateContent>
        </w:r>
        <w:r>
          <w:t xml:space="preserve">                                    </w:t>
        </w:r>
      </w:ins>
      <w:ins w:id="332" w:author="gkumar" w:date="2015-03-23T11:00:00Z">
        <w:r w:rsidR="00741095">
          <w:t>REFCLK                  12v_EN</w:t>
        </w:r>
      </w:ins>
    </w:p>
    <w:p w:rsidR="001510EA" w:rsidRDefault="00741095">
      <w:pPr>
        <w:pStyle w:val="BodyText"/>
        <w:rPr>
          <w:ins w:id="333" w:author="gkumar" w:date="2015-03-23T10:58:00Z"/>
        </w:rPr>
        <w:pPrChange w:id="334" w:author="anorrie" w:date="2015-02-24T11:56:00Z">
          <w:pPr/>
        </w:pPrChange>
      </w:pPr>
      <w:ins w:id="335" w:author="gkumar" w:date="2015-03-23T11:00:00Z">
        <w:r w:rsidRPr="00A84C9E">
          <w:rPr>
            <w:noProof/>
            <w:lang w:eastAsia="en-GB"/>
          </w:rPr>
          <mc:AlternateContent>
            <mc:Choice Requires="wps">
              <w:drawing>
                <wp:anchor distT="0" distB="0" distL="114300" distR="114300" simplePos="0" relativeHeight="251656192" behindDoc="0" locked="0" layoutInCell="1" allowOverlap="1" wp14:anchorId="42D03F44" wp14:editId="4A17EFF1">
                  <wp:simplePos x="0" y="0"/>
                  <wp:positionH relativeFrom="column">
                    <wp:posOffset>1447800</wp:posOffset>
                  </wp:positionH>
                  <wp:positionV relativeFrom="paragraph">
                    <wp:posOffset>2851785</wp:posOffset>
                  </wp:positionV>
                  <wp:extent cx="247650" cy="2009775"/>
                  <wp:effectExtent l="0" t="38100" r="57150" b="28575"/>
                  <wp:wrapNone/>
                  <wp:docPr id="42" name="Straight Arrow Connector 42"/>
                  <wp:cNvGraphicFramePr/>
                  <a:graphic xmlns:a="http://schemas.openxmlformats.org/drawingml/2006/main">
                    <a:graphicData uri="http://schemas.microsoft.com/office/word/2010/wordprocessingShape">
                      <wps:wsp>
                        <wps:cNvCnPr/>
                        <wps:spPr>
                          <a:xfrm flipV="1">
                            <a:off x="0" y="0"/>
                            <a:ext cx="247650" cy="20097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63548F" id="Straight Arrow Connector 42" o:spid="_x0000_s1026" type="#_x0000_t32" style="position:absolute;margin-left:114pt;margin-top:224.55pt;width:19.5pt;height:158.25pt;flip:y;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" strokecolor="red">
                  <v:stroke endarrow="block"/>
                </v:shape>
              </w:pict>
            </mc:Fallback>
          </mc:AlternateContent>
        </w:r>
      </w:ins>
      <w:ins w:id="336" w:author="gkumar" w:date="2015-03-23T10:39:00Z">
        <w:r w:rsidR="001510EA" w:rsidRPr="00A84C9E">
          <w:rPr>
            <w:noProof/>
            <w:lang w:eastAsia="en-GB"/>
          </w:rPr>
          <w:drawing>
            <wp:inline distT="0" distB="0" distL="0" distR="0" wp14:anchorId="135CBB08" wp14:editId="677FEA82">
              <wp:extent cx="5734050" cy="4448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4448175"/>
                      </a:xfrm>
                      <a:prstGeom prst="rect">
                        <a:avLst/>
                      </a:prstGeom>
                      <a:noFill/>
                      <a:ln>
                        <a:noFill/>
                      </a:ln>
                    </pic:spPr>
                  </pic:pic>
                </a:graphicData>
              </a:graphic>
            </wp:inline>
          </w:drawing>
        </w:r>
      </w:ins>
    </w:p>
    <w:p w:rsidR="00A71659" w:rsidRDefault="00741095">
      <w:pPr>
        <w:pStyle w:val="BodyText"/>
        <w:rPr>
          <w:ins w:id="337" w:author="anorrie" w:date="2015-06-04T09:25:00Z"/>
        </w:rPr>
        <w:pPrChange w:id="338" w:author="anorrie" w:date="2015-02-24T11:56:00Z">
          <w:pPr/>
        </w:pPrChange>
      </w:pPr>
      <w:ins w:id="339" w:author="gkumar" w:date="2015-03-23T11:00:00Z">
        <w:r>
          <w:t xml:space="preserve">  </w:t>
        </w:r>
      </w:ins>
    </w:p>
    <w:p w:rsidR="00222B00" w:rsidDel="00A71659" w:rsidRDefault="00BC7639">
      <w:pPr>
        <w:pStyle w:val="BodyText"/>
        <w:rPr>
          <w:ins w:id="340" w:author="gkumar" w:date="2015-03-23T11:00:00Z"/>
          <w:del w:id="341" w:author="anorrie" w:date="2015-06-04T09:25:00Z"/>
        </w:rPr>
        <w:pPrChange w:id="342" w:author="anorrie" w:date="2015-02-24T11:56:00Z">
          <w:pPr/>
        </w:pPrChange>
      </w:pPr>
      <w:ins w:id="343" w:author="gkumar" w:date="2015-03-24T08:49:00Z">
        <w:del w:id="344" w:author="anorrie" w:date="2015-06-04T09:25:00Z">
          <w:r w:rsidDel="00A71659">
            <w:delText xml:space="preserve">Figure 1: Sequence of Events </w:delText>
          </w:r>
        </w:del>
      </w:ins>
    </w:p>
    <w:p w:rsidR="00222B00" w:rsidRDefault="00741095">
      <w:pPr>
        <w:pStyle w:val="BodyText"/>
        <w:rPr>
          <w:ins w:id="345" w:author="gkumar" w:date="2015-03-23T10:58:00Z"/>
        </w:rPr>
        <w:pPrChange w:id="346" w:author="anorrie" w:date="2015-02-24T11:56:00Z">
          <w:pPr/>
        </w:pPrChange>
      </w:pPr>
      <w:ins w:id="347" w:author="gkumar" w:date="2015-03-23T11:00:00Z">
        <w:r>
          <w:t xml:space="preserve">                         PERST#</w:t>
        </w:r>
      </w:ins>
    </w:p>
    <w:p w:rsidR="001510EA" w:rsidRDefault="001510EA">
      <w:pPr>
        <w:pStyle w:val="BodyText"/>
        <w:rPr>
          <w:ins w:id="348" w:author="gkumar" w:date="2015-03-23T10:48:00Z"/>
        </w:rPr>
        <w:pPrChange w:id="349" w:author="anorrie" w:date="2015-02-24T11:56:00Z">
          <w:pPr/>
        </w:pPrChange>
      </w:pPr>
      <w:ins w:id="350" w:author="gkumar" w:date="2015-03-23T10:48:00Z">
        <w:r>
          <w:t>There are three channels under observation</w:t>
        </w:r>
      </w:ins>
      <w:ins w:id="351" w:author="anorrie" w:date="2016-07-28T15:45:00Z">
        <w:r w:rsidR="00391C4D">
          <w:t xml:space="preserve"> are</w:t>
        </w:r>
      </w:ins>
      <w:ins w:id="352" w:author="gkumar" w:date="2015-03-23T10:48:00Z">
        <w:del w:id="353" w:author="anorrie" w:date="2016-07-28T15:45:00Z">
          <w:r w:rsidDel="00391C4D">
            <w:delText>,</w:delText>
          </w:r>
        </w:del>
        <w:r>
          <w:t xml:space="preserve"> </w:t>
        </w:r>
      </w:ins>
      <w:ins w:id="354" w:author="anorrie" w:date="2015-06-04T09:25:00Z">
        <w:r w:rsidR="00A71659">
          <w:t>12V_EN, REFCLK and PERST</w:t>
        </w:r>
      </w:ins>
      <w:ins w:id="355" w:author="anorrie" w:date="2015-06-04T09:26:00Z">
        <w:r w:rsidR="00A71659">
          <w:t xml:space="preserve">.  </w:t>
        </w:r>
      </w:ins>
      <w:ins w:id="356" w:author="anorrie" w:date="2015-06-04T09:27:00Z">
        <w:r w:rsidR="00A71659">
          <w:t>Each signal needs to change state at a specific time in relation to each other</w:t>
        </w:r>
      </w:ins>
      <w:ins w:id="357" w:author="anorrie" w:date="2016-07-28T15:45:00Z">
        <w:r w:rsidR="00391C4D">
          <w:t>, in order to recreate the failure scenario.</w:t>
        </w:r>
      </w:ins>
    </w:p>
    <w:p w:rsidR="001510EA" w:rsidDel="00A71659" w:rsidRDefault="001510EA">
      <w:pPr>
        <w:pStyle w:val="BodyText"/>
        <w:numPr>
          <w:ilvl w:val="0"/>
          <w:numId w:val="8"/>
        </w:numPr>
        <w:rPr>
          <w:ins w:id="358" w:author="gkumar" w:date="2015-03-23T10:40:00Z"/>
          <w:del w:id="359" w:author="anorrie" w:date="2015-06-04T09:27:00Z"/>
        </w:rPr>
        <w:pPrChange w:id="360" w:author="gkumar" w:date="2015-03-23T10:50:00Z">
          <w:pPr/>
        </w:pPrChange>
      </w:pPr>
      <w:ins w:id="361" w:author="gkumar" w:date="2015-03-23T10:48:00Z">
        <w:del w:id="362" w:author="anorrie" w:date="2015-06-04T09:27:00Z">
          <w:r w:rsidDel="00A71659">
            <w:delText>12V_EN</w:delText>
          </w:r>
        </w:del>
      </w:ins>
      <w:ins w:id="363" w:author="gkumar" w:date="2015-03-23T10:49:00Z">
        <w:del w:id="364" w:author="anorrie" w:date="2015-06-04T09:27:00Z">
          <w:r w:rsidR="00741095" w:rsidDel="00A71659">
            <w:delText xml:space="preserve"> </w:delText>
          </w:r>
        </w:del>
      </w:ins>
    </w:p>
    <w:p w:rsidR="001510EA" w:rsidDel="00A71659" w:rsidRDefault="00222B00">
      <w:pPr>
        <w:pStyle w:val="BodyText"/>
        <w:numPr>
          <w:ilvl w:val="0"/>
          <w:numId w:val="8"/>
        </w:numPr>
        <w:rPr>
          <w:ins w:id="365" w:author="gkumar" w:date="2015-03-23T10:50:00Z"/>
          <w:del w:id="366" w:author="anorrie" w:date="2015-06-04T09:27:00Z"/>
        </w:rPr>
        <w:pPrChange w:id="367" w:author="gkumar" w:date="2015-03-23T10:50:00Z">
          <w:pPr/>
        </w:pPrChange>
      </w:pPr>
      <w:ins w:id="368" w:author="gkumar" w:date="2015-03-23T10:50:00Z">
        <w:del w:id="369" w:author="anorrie" w:date="2015-06-04T09:27:00Z">
          <w:r w:rsidDel="00A71659">
            <w:delText>REFCLK</w:delText>
          </w:r>
          <w:r w:rsidR="00741095" w:rsidDel="00A71659">
            <w:delText xml:space="preserve"> </w:delText>
          </w:r>
        </w:del>
      </w:ins>
    </w:p>
    <w:p w:rsidR="00222B00" w:rsidDel="00A71659" w:rsidRDefault="00222B00">
      <w:pPr>
        <w:pStyle w:val="BodyText"/>
        <w:numPr>
          <w:ilvl w:val="0"/>
          <w:numId w:val="8"/>
        </w:numPr>
        <w:rPr>
          <w:ins w:id="370" w:author="gkumar" w:date="2015-03-23T10:39:00Z"/>
          <w:del w:id="371" w:author="anorrie" w:date="2015-06-04T09:27:00Z"/>
        </w:rPr>
        <w:pPrChange w:id="372" w:author="gkumar" w:date="2015-03-23T10:50:00Z">
          <w:pPr/>
        </w:pPrChange>
      </w:pPr>
      <w:ins w:id="373" w:author="gkumar" w:date="2015-03-23T10:50:00Z">
        <w:del w:id="374" w:author="anorrie" w:date="2015-06-04T09:27:00Z">
          <w:r w:rsidDel="00A71659">
            <w:delText>PERST#</w:delText>
          </w:r>
          <w:r w:rsidR="00741095" w:rsidDel="00A71659">
            <w:delText xml:space="preserve">  </w:delText>
          </w:r>
        </w:del>
      </w:ins>
    </w:p>
    <w:p w:rsidR="00741095" w:rsidDel="00391C4D" w:rsidRDefault="00741095">
      <w:pPr>
        <w:pStyle w:val="BodyText"/>
        <w:rPr>
          <w:ins w:id="375" w:author="gkumar" w:date="2015-03-23T11:01:00Z"/>
          <w:del w:id="376" w:author="anorrie" w:date="2016-07-28T15:45:00Z"/>
        </w:rPr>
        <w:pPrChange w:id="377" w:author="anorrie" w:date="2015-02-24T11:56:00Z">
          <w:pPr/>
        </w:pPrChange>
      </w:pPr>
    </w:p>
    <w:p w:rsidR="00741095" w:rsidDel="00391C4D" w:rsidRDefault="00741095">
      <w:pPr>
        <w:pStyle w:val="BodyText"/>
        <w:rPr>
          <w:ins w:id="378" w:author="gkumar" w:date="2015-03-23T11:01:00Z"/>
          <w:del w:id="379" w:author="anorrie" w:date="2016-07-28T15:45:00Z"/>
        </w:rPr>
        <w:pPrChange w:id="380" w:author="anorrie" w:date="2015-02-24T11:56:00Z">
          <w:pPr/>
        </w:pPrChange>
      </w:pPr>
    </w:p>
    <w:p w:rsidR="007D376F" w:rsidRPr="00501755" w:rsidRDefault="007D376F">
      <w:pPr>
        <w:pStyle w:val="BodyText"/>
        <w:rPr>
          <w:ins w:id="381" w:author="anorrie" w:date="2015-02-24T11:40:00Z"/>
        </w:rPr>
        <w:pPrChange w:id="382" w:author="anorrie" w:date="2015-02-24T11:56:00Z">
          <w:pPr/>
        </w:pPrChange>
      </w:pPr>
      <w:ins w:id="383" w:author="anorrie" w:date="2015-02-24T11:58:00Z">
        <w:del w:id="384" w:author="gkumar" w:date="2015-03-23T09:24:00Z">
          <w:r w:rsidDel="00A06429">
            <w:delText>Second paragraph</w:delText>
          </w:r>
        </w:del>
      </w:ins>
    </w:p>
    <w:p w:rsidR="00854E39" w:rsidRDefault="0006627B">
      <w:pPr>
        <w:pStyle w:val="Heading2"/>
        <w:rPr>
          <w:ins w:id="385" w:author="anorrie" w:date="2015-02-24T11:52:00Z"/>
        </w:rPr>
        <w:pPrChange w:id="386" w:author="anorrie" w:date="2015-02-24T11:42:00Z">
          <w:pPr/>
        </w:pPrChange>
      </w:pPr>
      <w:ins w:id="387" w:author="anorrie" w:date="2016-07-28T16:35:00Z">
        <w:r>
          <w:rPr>
            <w:sz w:val="28"/>
          </w:rPr>
          <w:br/>
        </w:r>
      </w:ins>
      <w:ins w:id="388" w:author="gkumar" w:date="2015-03-23T09:25:00Z">
        <w:del w:id="389" w:author="anorrie" w:date="2016-07-28T16:31:00Z">
          <w:r w:rsidR="00A06429" w:rsidDel="0006627B">
            <w:rPr>
              <w:sz w:val="28"/>
            </w:rPr>
            <w:delText>Sequence of Events</w:delText>
          </w:r>
        </w:del>
      </w:ins>
      <w:bookmarkStart w:id="390" w:name="_Toc457486942"/>
      <w:ins w:id="391" w:author="anorrie" w:date="2016-07-28T16:31:00Z">
        <w:r>
          <w:rPr>
            <w:sz w:val="28"/>
          </w:rPr>
          <w:t>Creating the Sequence</w:t>
        </w:r>
      </w:ins>
      <w:bookmarkEnd w:id="390"/>
      <w:ins w:id="392" w:author="gkumar" w:date="2015-03-23T09:25:00Z">
        <w:r w:rsidR="00A06429">
          <w:rPr>
            <w:sz w:val="28"/>
          </w:rPr>
          <w:t xml:space="preserve"> </w:t>
        </w:r>
      </w:ins>
      <w:ins w:id="393" w:author="anorrie" w:date="2015-02-24T11:40:00Z">
        <w:del w:id="394" w:author="gkumar" w:date="2015-03-23T09:25:00Z">
          <w:r w:rsidR="00854E39" w:rsidRPr="00854E39" w:rsidDel="00A06429">
            <w:rPr>
              <w:sz w:val="28"/>
              <w:rPrChange w:id="395" w:author="anorrie" w:date="2015-02-24T11:46:00Z">
                <w:rPr>
                  <w:rFonts w:asciiTheme="minorHAnsi" w:hAnsiTheme="minorHAnsi"/>
                  <w:sz w:val="22"/>
                </w:rPr>
              </w:rPrChange>
            </w:rPr>
            <w:delText>Heading 2</w:delText>
          </w:r>
        </w:del>
      </w:ins>
    </w:p>
    <w:p w:rsidR="007D376F" w:rsidRDefault="007D376F">
      <w:pPr>
        <w:rPr>
          <w:ins w:id="396" w:author="anorrie" w:date="2015-02-24T11:52:00Z"/>
        </w:rPr>
      </w:pPr>
    </w:p>
    <w:p w:rsidR="00A06429" w:rsidDel="00A71659" w:rsidRDefault="00A06429" w:rsidP="00A06429">
      <w:pPr>
        <w:jc w:val="both"/>
        <w:rPr>
          <w:ins w:id="397" w:author="gkumar" w:date="2015-03-23T09:25:00Z"/>
          <w:del w:id="398" w:author="anorrie" w:date="2015-06-04T09:29:00Z"/>
        </w:rPr>
      </w:pPr>
      <w:ins w:id="399" w:author="gkumar" w:date="2015-03-23T09:25:00Z">
        <w:del w:id="400" w:author="anorrie" w:date="2015-06-04T09:29:00Z">
          <w:r w:rsidDel="00A71659">
            <w:delText xml:space="preserve">Created the Perl script for simulating the scope of events </w:delText>
          </w:r>
        </w:del>
      </w:ins>
      <w:ins w:id="401" w:author="gkumar" w:date="2015-03-23T10:10:00Z">
        <w:del w:id="402" w:author="anorrie" w:date="2015-06-04T09:29:00Z">
          <w:r w:rsidR="00501755" w:rsidDel="00A71659">
            <w:delText>cust</w:delText>
          </w:r>
        </w:del>
      </w:ins>
      <w:ins w:id="403" w:author="gkumar" w:date="2015-03-23T10:31:00Z">
        <w:del w:id="404" w:author="anorrie" w:date="2015-06-04T09:29:00Z">
          <w:r w:rsidR="004820D4" w:rsidDel="00A71659">
            <w:delText>omer</w:delText>
          </w:r>
        </w:del>
      </w:ins>
      <w:ins w:id="405" w:author="gkumar" w:date="2015-03-23T10:10:00Z">
        <w:del w:id="406" w:author="anorrie" w:date="2015-06-04T09:29:00Z">
          <w:r w:rsidR="00501755" w:rsidDel="00A71659">
            <w:delText xml:space="preserve"> </w:delText>
          </w:r>
        </w:del>
      </w:ins>
      <w:ins w:id="407" w:author="gkumar" w:date="2015-03-23T09:25:00Z">
        <w:del w:id="408" w:author="anorrie" w:date="2015-06-04T09:29:00Z">
          <w:r w:rsidDel="00A71659">
            <w:delText>asked for. It is a complex server backplane design which has an FPGA which is controlling PERST# and SSD +12V and REFLCLK.</w:delText>
          </w:r>
        </w:del>
      </w:ins>
    </w:p>
    <w:p w:rsidR="00A06429" w:rsidRDefault="00A06429" w:rsidP="00A06429">
      <w:pPr>
        <w:jc w:val="both"/>
        <w:rPr>
          <w:ins w:id="409" w:author="anorrie" w:date="2015-06-04T09:30:00Z"/>
        </w:rPr>
      </w:pPr>
      <w:ins w:id="410" w:author="gkumar" w:date="2015-03-23T09:25:00Z">
        <w:del w:id="411" w:author="anorrie" w:date="2015-06-04T09:29:00Z">
          <w:r w:rsidDel="00A71659">
            <w:delText>Created a Perl script with the time sequence the events are happening and replicating the sequence of events.</w:delText>
          </w:r>
        </w:del>
      </w:ins>
      <w:ins w:id="412" w:author="anorrie" w:date="2015-06-04T09:29:00Z">
        <w:r w:rsidR="00A71659">
          <w:t>We used the customers supplied image to work out the timing sequence required</w:t>
        </w:r>
      </w:ins>
      <w:ins w:id="413" w:author="anorrie" w:date="2015-06-04T09:30:00Z">
        <w:r w:rsidR="00CA3E29">
          <w:t>.  We then assigned each of the signals to one of the timed sources on the module:</w:t>
        </w:r>
      </w:ins>
    </w:p>
    <w:p w:rsidR="00CA3E29" w:rsidRPr="00DE55FD" w:rsidRDefault="00CA3E29">
      <w:pPr>
        <w:spacing w:after="0"/>
        <w:jc w:val="both"/>
        <w:rPr>
          <w:ins w:id="414" w:author="anorrie" w:date="2015-06-04T09:31:00Z"/>
          <w:b/>
          <w:rPrChange w:id="415" w:author="gkumar" w:date="2015-06-17T11:46:00Z">
            <w:rPr>
              <w:ins w:id="416" w:author="anorrie" w:date="2015-06-04T09:31:00Z"/>
              <w:b/>
              <w:i/>
            </w:rPr>
          </w:rPrChange>
        </w:rPr>
        <w:pPrChange w:id="417" w:author="anorrie" w:date="2015-06-04T09:31:00Z">
          <w:pPr>
            <w:jc w:val="both"/>
          </w:pPr>
        </w:pPrChange>
      </w:pPr>
      <w:ins w:id="418" w:author="anorrie" w:date="2015-06-04T09:31:00Z">
        <w:r w:rsidRPr="00DE55FD">
          <w:rPr>
            <w:b/>
            <w:rPrChange w:id="419" w:author="gkumar" w:date="2015-06-17T11:46:00Z">
              <w:rPr/>
            </w:rPrChange>
          </w:rPr>
          <w:t>SIGNAL</w:t>
        </w:r>
        <w:proofErr w:type="gramStart"/>
        <w:r w:rsidRPr="00DE55FD">
          <w:rPr>
            <w:b/>
            <w:rPrChange w:id="420" w:author="gkumar" w:date="2015-06-17T11:46:00Z">
              <w:rPr/>
            </w:rPrChange>
          </w:rPr>
          <w:t>:PERST:SOURCE</w:t>
        </w:r>
        <w:proofErr w:type="gramEnd"/>
        <w:r w:rsidRPr="00DE55FD">
          <w:rPr>
            <w:b/>
            <w:rPrChange w:id="421" w:author="gkumar" w:date="2015-06-17T11:46:00Z">
              <w:rPr/>
            </w:rPrChange>
          </w:rPr>
          <w:t xml:space="preserve"> 1</w:t>
        </w:r>
      </w:ins>
    </w:p>
    <w:p w:rsidR="00CA3E29" w:rsidRPr="00DE55FD" w:rsidRDefault="00CA3E29">
      <w:pPr>
        <w:spacing w:after="0"/>
        <w:jc w:val="both"/>
        <w:rPr>
          <w:ins w:id="422" w:author="anorrie" w:date="2015-06-04T09:31:00Z"/>
          <w:b/>
          <w:lang w:val="fr-FR"/>
          <w:rPrChange w:id="423" w:author="gkumar" w:date="2015-06-17T11:46:00Z">
            <w:rPr>
              <w:ins w:id="424" w:author="anorrie" w:date="2015-06-04T09:31:00Z"/>
              <w:b/>
              <w:i/>
            </w:rPr>
          </w:rPrChange>
        </w:rPr>
        <w:pPrChange w:id="425" w:author="anorrie" w:date="2015-06-04T09:31:00Z">
          <w:pPr>
            <w:jc w:val="both"/>
          </w:pPr>
        </w:pPrChange>
      </w:pPr>
      <w:ins w:id="426" w:author="anorrie" w:date="2015-06-04T09:31:00Z">
        <w:r w:rsidRPr="00DE55FD">
          <w:rPr>
            <w:b/>
            <w:lang w:val="fr-FR"/>
            <w:rPrChange w:id="427" w:author="gkumar" w:date="2015-06-17T11:46:00Z">
              <w:rPr>
                <w:b/>
                <w:i/>
              </w:rPr>
            </w:rPrChange>
          </w:rPr>
          <w:t>SIGNAL:</w:t>
        </w:r>
      </w:ins>
      <w:ins w:id="428" w:author="anorrie" w:date="2015-06-04T09:32:00Z">
        <w:r w:rsidRPr="00DE55FD">
          <w:rPr>
            <w:b/>
            <w:lang w:val="fr-FR"/>
            <w:rPrChange w:id="429" w:author="gkumar" w:date="2015-06-17T11:46:00Z">
              <w:rPr>
                <w:b/>
                <w:i/>
              </w:rPr>
            </w:rPrChange>
          </w:rPr>
          <w:t>REFCLK</w:t>
        </w:r>
      </w:ins>
      <w:ins w:id="430" w:author="anorrie" w:date="2015-06-04T09:31:00Z">
        <w:r w:rsidRPr="00DE55FD">
          <w:rPr>
            <w:b/>
            <w:lang w:val="fr-FR"/>
            <w:rPrChange w:id="431" w:author="gkumar" w:date="2015-06-17T11:46:00Z">
              <w:rPr>
                <w:b/>
                <w:i/>
              </w:rPr>
            </w:rPrChange>
          </w:rPr>
          <w:t>:SOURCE 2</w:t>
        </w:r>
      </w:ins>
    </w:p>
    <w:p w:rsidR="00CA3E29" w:rsidRPr="00DE55FD" w:rsidRDefault="00CA3E29" w:rsidP="00CA3E29">
      <w:pPr>
        <w:jc w:val="both"/>
        <w:rPr>
          <w:ins w:id="432" w:author="anorrie" w:date="2015-06-04T09:31:00Z"/>
          <w:b/>
          <w:lang w:val="fr-FR"/>
          <w:rPrChange w:id="433" w:author="gkumar" w:date="2015-06-17T11:46:00Z">
            <w:rPr>
              <w:ins w:id="434" w:author="anorrie" w:date="2015-06-04T09:31:00Z"/>
              <w:b/>
              <w:i/>
            </w:rPr>
          </w:rPrChange>
        </w:rPr>
      </w:pPr>
      <w:ins w:id="435" w:author="anorrie" w:date="2015-06-04T09:31:00Z">
        <w:r w:rsidRPr="00DE55FD">
          <w:rPr>
            <w:b/>
            <w:lang w:val="fr-FR"/>
            <w:rPrChange w:id="436" w:author="gkumar" w:date="2015-06-17T11:46:00Z">
              <w:rPr>
                <w:b/>
                <w:i/>
              </w:rPr>
            </w:rPrChange>
          </w:rPr>
          <w:t>SIGNAL:</w:t>
        </w:r>
      </w:ins>
      <w:ins w:id="437" w:author="anorrie" w:date="2015-06-04T09:32:00Z">
        <w:r w:rsidRPr="00DE55FD">
          <w:rPr>
            <w:b/>
            <w:lang w:val="fr-FR"/>
            <w:rPrChange w:id="438" w:author="gkumar" w:date="2015-06-17T11:46:00Z">
              <w:rPr>
                <w:b/>
                <w:i/>
              </w:rPr>
            </w:rPrChange>
          </w:rPr>
          <w:t>12V_EN</w:t>
        </w:r>
      </w:ins>
      <w:ins w:id="439" w:author="anorrie" w:date="2015-06-04T09:31:00Z">
        <w:r w:rsidRPr="00DE55FD">
          <w:rPr>
            <w:b/>
            <w:lang w:val="fr-FR"/>
            <w:rPrChange w:id="440" w:author="gkumar" w:date="2015-06-17T11:46:00Z">
              <w:rPr>
                <w:b/>
                <w:i/>
              </w:rPr>
            </w:rPrChange>
          </w:rPr>
          <w:t xml:space="preserve">:SOURCE </w:t>
        </w:r>
      </w:ins>
      <w:ins w:id="441" w:author="anorrie" w:date="2015-06-04T09:32:00Z">
        <w:r w:rsidRPr="00DE55FD">
          <w:rPr>
            <w:b/>
            <w:lang w:val="fr-FR"/>
            <w:rPrChange w:id="442" w:author="gkumar" w:date="2015-06-17T11:46:00Z">
              <w:rPr>
                <w:b/>
                <w:i/>
              </w:rPr>
            </w:rPrChange>
          </w:rPr>
          <w:t>2</w:t>
        </w:r>
      </w:ins>
    </w:p>
    <w:p w:rsidR="00CA3E29" w:rsidRDefault="00CA3E29" w:rsidP="00A06429">
      <w:pPr>
        <w:jc w:val="both"/>
        <w:rPr>
          <w:ins w:id="443" w:author="anorrie" w:date="2015-06-04T09:33:00Z"/>
        </w:rPr>
      </w:pPr>
      <w:ins w:id="444" w:author="anorrie" w:date="2015-06-04T09:32:00Z">
        <w:r w:rsidRPr="00CA3E29">
          <w:rPr>
            <w:rPrChange w:id="445" w:author="anorrie" w:date="2015-06-04T09:32:00Z">
              <w:rPr>
                <w:lang w:val="fr-FR"/>
              </w:rPr>
            </w:rPrChange>
          </w:rPr>
          <w:t>REFCLK and 12V_EN are assigned to the same source, as they</w:t>
        </w:r>
        <w:r>
          <w:t xml:space="preserve"> move at exactly the same time in the </w:t>
        </w:r>
        <w:del w:id="446" w:author="gkumar" w:date="2015-06-05T15:47:00Z">
          <w:r w:rsidDel="001E229F">
            <w:delText>customers</w:delText>
          </w:r>
        </w:del>
      </w:ins>
      <w:ins w:id="447" w:author="gkumar" w:date="2015-06-05T15:47:00Z">
        <w:r w:rsidR="001E229F">
          <w:t>customer’s</w:t>
        </w:r>
      </w:ins>
      <w:ins w:id="448" w:author="anorrie" w:date="2015-06-04T09:32:00Z">
        <w:r>
          <w:t xml:space="preserve"> image.</w:t>
        </w:r>
      </w:ins>
    </w:p>
    <w:p w:rsidR="00CA3E29" w:rsidRDefault="00CA3E29" w:rsidP="00A06429">
      <w:pPr>
        <w:jc w:val="both"/>
        <w:rPr>
          <w:ins w:id="449" w:author="anorrie" w:date="2015-06-04T09:34:00Z"/>
        </w:rPr>
      </w:pPr>
      <w:ins w:id="450" w:author="anorrie" w:date="2015-06-04T09:33:00Z">
        <w:r>
          <w:t xml:space="preserve">We start in a ‘power up’ state with all signals connected, as if our module was not present.  The DUT is operating normally.  </w:t>
        </w:r>
      </w:ins>
    </w:p>
    <w:p w:rsidR="00CA3E29" w:rsidRDefault="009078BA" w:rsidP="00A06429">
      <w:pPr>
        <w:jc w:val="both"/>
        <w:rPr>
          <w:ins w:id="451" w:author="anorrie" w:date="2015-06-04T09:41:00Z"/>
        </w:rPr>
      </w:pPr>
      <w:ins w:id="452" w:author="anorrie" w:date="2015-06-04T09:41:00Z">
        <w:r>
          <w:t>We can now change the state of the signals, by changing the state of the source that the signal is assigned to:</w:t>
        </w:r>
      </w:ins>
    </w:p>
    <w:p w:rsidR="009078BA" w:rsidRDefault="009078BA">
      <w:pPr>
        <w:rPr>
          <w:ins w:id="453" w:author="anorrie" w:date="2015-06-04T09:46:00Z"/>
        </w:rPr>
        <w:pPrChange w:id="454" w:author="anorrie" w:date="2015-06-04T09:44:00Z">
          <w:pPr>
            <w:jc w:val="both"/>
          </w:pPr>
        </w:pPrChange>
      </w:pPr>
      <w:ins w:id="455" w:author="anorrie" w:date="2015-06-04T09:43:00Z">
        <w:r>
          <w:t xml:space="preserve">Source is </w:t>
        </w:r>
        <w:r w:rsidRPr="00A84C9E">
          <w:rPr>
            <w:b/>
            <w:rPrChange w:id="456" w:author="anorrie" w:date="2015-06-26T17:29:00Z">
              <w:rPr/>
            </w:rPrChange>
          </w:rPr>
          <w:t>ON:</w:t>
        </w:r>
      </w:ins>
      <w:ins w:id="457" w:author="anorrie" w:date="2015-06-04T09:44:00Z">
        <w:r w:rsidRPr="00A84C9E">
          <w:rPr>
            <w:b/>
            <w:rPrChange w:id="458" w:author="anorrie" w:date="2015-06-26T17:29:00Z">
              <w:rPr/>
            </w:rPrChange>
          </w:rPr>
          <w:tab/>
        </w:r>
      </w:ins>
      <w:ins w:id="459" w:author="anorrie" w:date="2015-06-04T09:43:00Z">
        <w:r>
          <w:t xml:space="preserve"> The signal will be connected as normal</w:t>
        </w:r>
      </w:ins>
      <w:ins w:id="460" w:author="anorrie" w:date="2015-06-04T09:44:00Z">
        <w:r>
          <w:br/>
          <w:t>Sourc</w:t>
        </w:r>
      </w:ins>
      <w:ins w:id="461" w:author="anorrie" w:date="2015-06-04T09:45:00Z">
        <w:r>
          <w:t>e</w:t>
        </w:r>
      </w:ins>
      <w:ins w:id="462" w:author="anorrie" w:date="2015-06-04T09:44:00Z">
        <w:r>
          <w:t xml:space="preserve"> is </w:t>
        </w:r>
        <w:r w:rsidRPr="00A84C9E">
          <w:rPr>
            <w:b/>
            <w:rPrChange w:id="463" w:author="anorrie" w:date="2015-06-26T17:29:00Z">
              <w:rPr>
                <w:b/>
                <w:i/>
              </w:rPr>
            </w:rPrChange>
          </w:rPr>
          <w:t>OFF:</w:t>
        </w:r>
        <w:r>
          <w:t xml:space="preserve"> </w:t>
        </w:r>
        <w:r>
          <w:tab/>
          <w:t xml:space="preserve"> The signal will be disconnected</w:t>
        </w:r>
        <w:r>
          <w:br/>
        </w:r>
      </w:ins>
      <w:ins w:id="464" w:author="anorrie" w:date="2015-06-04T09:43:00Z">
        <w:r>
          <w:br/>
        </w:r>
      </w:ins>
      <w:proofErr w:type="gramStart"/>
      <w:ins w:id="465" w:author="anorrie" w:date="2015-06-04T09:45:00Z">
        <w:r>
          <w:t>This</w:t>
        </w:r>
        <w:proofErr w:type="gramEnd"/>
        <w:r>
          <w:t xml:space="preserve"> is fine for REFCLK and 12V_EN, however the PERST signal needs to be </w:t>
        </w:r>
      </w:ins>
      <w:ins w:id="466" w:author="anorrie" w:date="2015-06-04T09:46:00Z">
        <w:r>
          <w:t>actively</w:t>
        </w:r>
      </w:ins>
      <w:ins w:id="467" w:author="anorrie" w:date="2015-06-04T09:45:00Z">
        <w:r>
          <w:t xml:space="preserve"> </w:t>
        </w:r>
      </w:ins>
      <w:ins w:id="468" w:author="anorrie" w:date="2015-06-04T09:46:00Z">
        <w:r>
          <w:t>pulled down.  This could be done with an extra pull-down</w:t>
        </w:r>
      </w:ins>
      <w:ins w:id="469" w:author="anorrie" w:date="2016-07-28T15:46:00Z">
        <w:r w:rsidR="00391C4D">
          <w:t xml:space="preserve"> resistor</w:t>
        </w:r>
      </w:ins>
      <w:ins w:id="470" w:author="anorrie" w:date="2015-06-04T09:46:00Z">
        <w:r>
          <w:t xml:space="preserve"> on the DUT side, or using the DRIVE function of the latest Quarch PCIe Card Module:</w:t>
        </w:r>
      </w:ins>
    </w:p>
    <w:p w:rsidR="009078BA" w:rsidRDefault="009078BA" w:rsidP="009078BA">
      <w:pPr>
        <w:rPr>
          <w:ins w:id="471" w:author="anorrie" w:date="2015-06-04T09:48:00Z"/>
          <w:b/>
          <w:i/>
        </w:rPr>
      </w:pPr>
      <w:ins w:id="472" w:author="anorrie" w:date="2015-06-04T09:47:00Z">
        <w:r w:rsidRPr="00A84C9E">
          <w:rPr>
            <w:b/>
            <w:rPrChange w:id="473" w:author="anorrie" w:date="2015-06-26T17:29:00Z">
              <w:rPr/>
            </w:rPrChange>
          </w:rPr>
          <w:t>SIGNAL</w:t>
        </w:r>
        <w:proofErr w:type="gramStart"/>
        <w:r w:rsidRPr="00A84C9E">
          <w:rPr>
            <w:b/>
            <w:rPrChange w:id="474" w:author="anorrie" w:date="2015-06-26T17:29:00Z">
              <w:rPr/>
            </w:rPrChange>
          </w:rPr>
          <w:t>:PERST:DRIVE:OPEN</w:t>
        </w:r>
        <w:proofErr w:type="gramEnd"/>
        <w:r w:rsidRPr="00A84C9E">
          <w:rPr>
            <w:b/>
            <w:rPrChange w:id="475" w:author="anorrie" w:date="2015-06-26T17:29:00Z">
              <w:rPr/>
            </w:rPrChange>
          </w:rPr>
          <w:t xml:space="preserve"> LOW</w:t>
        </w:r>
        <w:r w:rsidRPr="009078BA">
          <w:rPr>
            <w:b/>
            <w:i/>
            <w:rPrChange w:id="476" w:author="anorrie" w:date="2015-06-04T09:48:00Z">
              <w:rPr/>
            </w:rPrChange>
          </w:rPr>
          <w:br/>
        </w:r>
        <w:r w:rsidRPr="00A84C9E">
          <w:rPr>
            <w:b/>
            <w:rPrChange w:id="477" w:author="anorrie" w:date="2015-06-26T17:29:00Z">
              <w:rPr/>
            </w:rPrChange>
          </w:rPr>
          <w:t xml:space="preserve">SIGNAL:PERST:DRIVE:CLOSED </w:t>
        </w:r>
      </w:ins>
      <w:ins w:id="478" w:author="anorrie" w:date="2015-06-04T09:48:00Z">
        <w:r w:rsidRPr="00A84C9E">
          <w:rPr>
            <w:b/>
            <w:rPrChange w:id="479" w:author="anorrie" w:date="2015-06-26T17:29:00Z">
              <w:rPr/>
            </w:rPrChange>
          </w:rPr>
          <w:t>HIGH</w:t>
        </w:r>
      </w:ins>
    </w:p>
    <w:p w:rsidR="009078BA" w:rsidRPr="009078BA" w:rsidRDefault="009078BA" w:rsidP="009078BA">
      <w:pPr>
        <w:rPr>
          <w:ins w:id="480" w:author="anorrie" w:date="2015-06-04T09:47:00Z"/>
        </w:rPr>
      </w:pPr>
      <w:ins w:id="481" w:author="anorrie" w:date="2015-06-04T09:48:00Z">
        <w:r>
          <w:t>These commands order the Module to drive the signal LOW when the signal would normally be disconnected, and to drive it high when it would normally be connected.</w:t>
        </w:r>
      </w:ins>
      <w:ins w:id="482" w:author="anorrie" w:date="2015-06-04T09:49:00Z">
        <w:r>
          <w:t xml:space="preserve">  These settings completely disconnect the PERST signal from the host and allow us to take full control of it.</w:t>
        </w:r>
      </w:ins>
    </w:p>
    <w:p w:rsidR="009078BA" w:rsidRPr="00CA3E29" w:rsidRDefault="009078BA">
      <w:pPr>
        <w:rPr>
          <w:ins w:id="483" w:author="gkumar" w:date="2015-03-23T09:27:00Z"/>
        </w:rPr>
        <w:pPrChange w:id="484" w:author="anorrie" w:date="2015-06-04T09:44:00Z">
          <w:pPr>
            <w:jc w:val="both"/>
          </w:pPr>
        </w:pPrChange>
      </w:pPr>
    </w:p>
    <w:p w:rsidR="00A06429" w:rsidRPr="00CA3E29" w:rsidRDefault="00A06429" w:rsidP="00A06429">
      <w:pPr>
        <w:tabs>
          <w:tab w:val="left" w:pos="2040"/>
        </w:tabs>
        <w:rPr>
          <w:ins w:id="485" w:author="gkumar" w:date="2015-03-23T09:26:00Z"/>
        </w:rPr>
      </w:pPr>
    </w:p>
    <w:p w:rsidR="007D376F" w:rsidDel="00A06429" w:rsidRDefault="007D376F" w:rsidP="007D376F">
      <w:pPr>
        <w:pStyle w:val="BodyText"/>
        <w:rPr>
          <w:ins w:id="486" w:author="anorrie" w:date="2015-02-24T11:59:00Z"/>
          <w:del w:id="487" w:author="gkumar" w:date="2015-03-23T09:25:00Z"/>
        </w:rPr>
      </w:pPr>
      <w:ins w:id="488" w:author="anorrie" w:date="2015-02-24T11:59:00Z">
        <w:del w:id="489" w:author="gkumar" w:date="2015-03-23T09:25:00Z">
          <w:r w:rsidDel="00A06429">
            <w:delText>First paragraph</w:delText>
          </w:r>
        </w:del>
      </w:ins>
    </w:p>
    <w:p w:rsidR="007D376F" w:rsidRPr="00105375" w:rsidDel="00A06429" w:rsidRDefault="007D376F" w:rsidP="007D376F">
      <w:pPr>
        <w:pStyle w:val="BodyText"/>
        <w:rPr>
          <w:ins w:id="490" w:author="anorrie" w:date="2015-02-24T11:59:00Z"/>
          <w:del w:id="491" w:author="gkumar" w:date="2015-03-23T09:25:00Z"/>
        </w:rPr>
      </w:pPr>
      <w:ins w:id="492" w:author="anorrie" w:date="2015-02-24T11:59:00Z">
        <w:del w:id="493" w:author="gkumar" w:date="2015-03-23T09:25:00Z">
          <w:r w:rsidDel="00A06429">
            <w:delText>Second paragraph</w:delText>
          </w:r>
        </w:del>
      </w:ins>
    </w:p>
    <w:p w:rsidR="007D376F" w:rsidRPr="00501755" w:rsidDel="00F71BF4" w:rsidRDefault="007D376F">
      <w:pPr>
        <w:pStyle w:val="BodyText"/>
        <w:rPr>
          <w:ins w:id="494" w:author="anorrie" w:date="2015-02-24T11:53:00Z"/>
          <w:del w:id="495" w:author="gkumar" w:date="2015-03-23T11:22:00Z"/>
        </w:rPr>
        <w:pPrChange w:id="496" w:author="anorrie" w:date="2015-02-24T11:54:00Z">
          <w:pPr/>
        </w:pPrChange>
      </w:pPr>
    </w:p>
    <w:p w:rsidR="00854E39" w:rsidRPr="007D13D5" w:rsidDel="00854E39" w:rsidRDefault="00A06429">
      <w:pPr>
        <w:pStyle w:val="Heading3"/>
        <w:rPr>
          <w:del w:id="497" w:author="anorrie" w:date="2015-02-24T11:41:00Z"/>
        </w:rPr>
        <w:pPrChange w:id="498" w:author="anorrie" w:date="2015-02-24T11:46:00Z">
          <w:pPr/>
        </w:pPrChange>
      </w:pPr>
      <w:ins w:id="499" w:author="gkumar" w:date="2015-03-23T09:32:00Z">
        <w:del w:id="500" w:author="anorrie" w:date="2015-06-04T09:30:00Z">
          <w:r w:rsidDel="00A71659">
            <w:delText>Summary of Events</w:delText>
          </w:r>
        </w:del>
      </w:ins>
    </w:p>
    <w:p w:rsidR="00A06429" w:rsidDel="00A71659" w:rsidRDefault="00A06429" w:rsidP="00A06429">
      <w:pPr>
        <w:jc w:val="both"/>
        <w:rPr>
          <w:ins w:id="501" w:author="gkumar" w:date="2015-03-23T09:32:00Z"/>
          <w:del w:id="502" w:author="anorrie" w:date="2015-06-04T09:30:00Z"/>
        </w:rPr>
      </w:pPr>
      <w:ins w:id="503" w:author="gkumar" w:date="2015-03-23T09:32:00Z">
        <w:del w:id="504" w:author="anorrie" w:date="2015-06-04T09:30:00Z">
          <w:r w:rsidDel="00A71659">
            <w:delText xml:space="preserve">In summary, the sequence of events are </w:delText>
          </w:r>
        </w:del>
      </w:ins>
    </w:p>
    <w:p w:rsidR="00BE6661" w:rsidRDefault="00A06429" w:rsidP="00A06429">
      <w:pPr>
        <w:jc w:val="both"/>
        <w:rPr>
          <w:ins w:id="505" w:author="anorrie" w:date="2016-07-28T16:02:00Z"/>
        </w:rPr>
      </w:pPr>
      <w:ins w:id="506" w:author="gkumar" w:date="2015-03-23T09:32:00Z">
        <w:del w:id="507" w:author="anorrie" w:date="2015-06-04T10:08:00Z">
          <w:r w:rsidDel="00823006">
            <w:delText>Initially all states are set to OFF, three signals are assigned the sources S1 for PERST and S2 (12V and the REFCLK). S2 is same for 12V and the REFCLK as the pattern is same for these two signals.</w:delText>
          </w:r>
        </w:del>
      </w:ins>
      <w:ins w:id="508" w:author="anorrie" w:date="2016-07-28T15:59:00Z">
        <w:r w:rsidR="009C347B">
          <w:t xml:space="preserve">We can now control the source enables flags to transition the signals.  When the source is ‘ON’ signals will be connected.  When ‘OFF’, signals will be disconnected.  </w:t>
        </w:r>
      </w:ins>
    </w:p>
    <w:p w:rsidR="00A06429" w:rsidRDefault="00BE6661" w:rsidP="00A06429">
      <w:pPr>
        <w:jc w:val="both"/>
        <w:rPr>
          <w:ins w:id="509" w:author="anorrie" w:date="2016-07-28T16:03:00Z"/>
        </w:rPr>
      </w:pPr>
      <w:ins w:id="510" w:author="anorrie" w:date="2016-07-28T16:02:00Z">
        <w:r>
          <w:t>Following the rules we set above, t</w:t>
        </w:r>
      </w:ins>
      <w:ins w:id="511" w:author="anorrie" w:date="2016-07-28T15:59:00Z">
        <w:r w:rsidR="009C347B">
          <w:t>he PERST signal will be driven</w:t>
        </w:r>
      </w:ins>
      <w:ins w:id="512" w:author="anorrie" w:date="2016-07-28T16:02:00Z">
        <w:r>
          <w:t xml:space="preserve"> high when source 1 is </w:t>
        </w:r>
      </w:ins>
      <w:ins w:id="513" w:author="anorrie" w:date="2016-07-28T16:03:00Z">
        <w:r>
          <w:t>‘ON’ and low when it is ‘OFF’</w:t>
        </w:r>
      </w:ins>
    </w:p>
    <w:p w:rsidR="00BE6661" w:rsidRDefault="00BE6661" w:rsidP="00A06429">
      <w:pPr>
        <w:jc w:val="both"/>
        <w:rPr>
          <w:ins w:id="514" w:author="anorrie" w:date="2015-06-04T10:09:00Z"/>
        </w:rPr>
      </w:pPr>
      <w:ins w:id="515" w:author="anorrie" w:date="2016-07-28T16:03:00Z">
        <w:r>
          <w:t>Placing delays in between the source on/off commands</w:t>
        </w:r>
      </w:ins>
      <w:ins w:id="516" w:author="anorrie" w:date="2016-07-28T16:16:00Z">
        <w:r w:rsidR="006228B0">
          <w:t xml:space="preserve"> allows us to create the required delays.  As the fastest transition is </w:t>
        </w:r>
      </w:ins>
      <w:ins w:id="517" w:author="anorrie" w:date="2016-07-28T16:17:00Z">
        <w:r w:rsidR="006228B0">
          <w:t>~</w:t>
        </w:r>
      </w:ins>
      <w:ins w:id="518" w:author="anorrie" w:date="2016-07-28T16:16:00Z">
        <w:r w:rsidR="006228B0">
          <w:t>0.2 seconds</w:t>
        </w:r>
      </w:ins>
      <w:ins w:id="519" w:author="anorrie" w:date="2016-07-28T16:17:00Z">
        <w:r w:rsidR="006228B0">
          <w:t>, this is a reasonably accurate solution.</w:t>
        </w:r>
      </w:ins>
    </w:p>
    <w:p w:rsidR="00823006" w:rsidRPr="006228B0" w:rsidRDefault="00823006">
      <w:pPr>
        <w:rPr>
          <w:ins w:id="520" w:author="gkumar" w:date="2015-03-23T09:47:00Z"/>
          <w:b/>
          <w:rPrChange w:id="521" w:author="anorrie" w:date="2016-07-28T16:18:00Z">
            <w:rPr>
              <w:ins w:id="522" w:author="gkumar" w:date="2015-03-23T09:47:00Z"/>
            </w:rPr>
          </w:rPrChange>
        </w:rPr>
        <w:pPrChange w:id="523" w:author="anorrie" w:date="2015-06-04T10:10:00Z">
          <w:pPr>
            <w:jc w:val="both"/>
          </w:pPr>
        </w:pPrChange>
      </w:pPr>
      <w:ins w:id="524" w:author="anorrie" w:date="2015-06-04T10:09:00Z">
        <w:r w:rsidRPr="00A84C9E">
          <w:rPr>
            <w:b/>
            <w:rPrChange w:id="525" w:author="anorrie" w:date="2015-06-26T17:29:00Z">
              <w:rPr/>
            </w:rPrChange>
          </w:rPr>
          <w:t>SOURCE:1:STATE OFF</w:t>
        </w:r>
      </w:ins>
      <w:ins w:id="526" w:author="anorrie" w:date="2015-06-04T10:10:00Z">
        <w:r w:rsidRPr="00A84C9E">
          <w:rPr>
            <w:b/>
            <w:rPrChange w:id="527" w:author="anorrie" w:date="2015-06-26T17:29:00Z">
              <w:rPr/>
            </w:rPrChange>
          </w:rPr>
          <w:br/>
          <w:t>sleep(0.4)</w:t>
        </w:r>
        <w:r w:rsidRPr="00A84C9E">
          <w:rPr>
            <w:b/>
            <w:rPrChange w:id="528" w:author="anorrie" w:date="2015-06-26T17:29:00Z">
              <w:rPr/>
            </w:rPrChange>
          </w:rPr>
          <w:br/>
          <w:t>SOURCE:1:STATE ON</w:t>
        </w:r>
      </w:ins>
      <w:ins w:id="529" w:author="anorrie" w:date="2016-07-28T16:18:00Z">
        <w:r w:rsidR="006228B0">
          <w:rPr>
            <w:b/>
          </w:rPr>
          <w:br/>
        </w:r>
        <w:r w:rsidR="006228B0" w:rsidRPr="00B53F86">
          <w:rPr>
            <w:b/>
          </w:rPr>
          <w:t>sleep(</w:t>
        </w:r>
        <w:r w:rsidR="006228B0">
          <w:rPr>
            <w:b/>
          </w:rPr>
          <w:t>4</w:t>
        </w:r>
        <w:r w:rsidR="006228B0" w:rsidRPr="00B53F86">
          <w:rPr>
            <w:b/>
          </w:rPr>
          <w:t>.</w:t>
        </w:r>
        <w:r w:rsidR="006228B0">
          <w:rPr>
            <w:b/>
          </w:rPr>
          <w:t>5</w:t>
        </w:r>
        <w:r w:rsidR="006228B0" w:rsidRPr="00B53F86">
          <w:rPr>
            <w:b/>
          </w:rPr>
          <w:t>)</w:t>
        </w:r>
        <w:r w:rsidR="006228B0">
          <w:rPr>
            <w:b/>
          </w:rPr>
          <w:br/>
        </w:r>
        <w:r w:rsidR="006228B0" w:rsidRPr="00B53F86">
          <w:rPr>
            <w:b/>
          </w:rPr>
          <w:t>SOURCE:1:STATE OFF</w:t>
        </w:r>
        <w:r w:rsidR="006228B0" w:rsidRPr="00B53F86">
          <w:rPr>
            <w:b/>
          </w:rPr>
          <w:br/>
          <w:t>sleep(0.4)</w:t>
        </w:r>
      </w:ins>
      <w:ins w:id="530" w:author="anorrie" w:date="2015-06-04T10:10:00Z">
        <w:r w:rsidRPr="00823006">
          <w:rPr>
            <w:b/>
            <w:i/>
            <w:rPrChange w:id="531" w:author="anorrie" w:date="2015-06-04T10:10:00Z">
              <w:rPr/>
            </w:rPrChange>
          </w:rPr>
          <w:br/>
        </w:r>
        <w:r w:rsidRPr="00AE26DC">
          <w:rPr>
            <w:b/>
            <w:rPrChange w:id="532" w:author="gkumar" w:date="2015-06-17T12:42:00Z">
              <w:rPr/>
            </w:rPrChange>
          </w:rPr>
          <w:t>…</w:t>
        </w:r>
      </w:ins>
    </w:p>
    <w:p w:rsidR="007D13D5" w:rsidRDefault="007D13D5" w:rsidP="00A06429">
      <w:pPr>
        <w:tabs>
          <w:tab w:val="left" w:pos="6210"/>
        </w:tabs>
        <w:rPr>
          <w:ins w:id="533" w:author="anorrie" w:date="2015-06-04T10:13:00Z"/>
          <w:b/>
          <w:u w:val="single"/>
        </w:rPr>
      </w:pPr>
    </w:p>
    <w:p w:rsidR="00871952" w:rsidRPr="00871952" w:rsidRDefault="00871952">
      <w:pPr>
        <w:tabs>
          <w:tab w:val="left" w:pos="6210"/>
        </w:tabs>
        <w:jc w:val="both"/>
        <w:rPr>
          <w:ins w:id="534" w:author="anorrie" w:date="2015-06-04T10:10:00Z"/>
          <w:rPrChange w:id="535" w:author="anorrie" w:date="2015-06-04T10:13:00Z">
            <w:rPr>
              <w:ins w:id="536" w:author="anorrie" w:date="2015-06-04T10:10:00Z"/>
              <w:b/>
              <w:u w:val="single"/>
            </w:rPr>
          </w:rPrChange>
        </w:rPr>
        <w:pPrChange w:id="537" w:author="gkumar" w:date="2015-06-17T12:42:00Z">
          <w:pPr>
            <w:tabs>
              <w:tab w:val="left" w:pos="6210"/>
            </w:tabs>
          </w:pPr>
        </w:pPrChange>
      </w:pPr>
      <w:ins w:id="538" w:author="anorrie" w:date="2015-06-04T10:13:00Z">
        <w:r w:rsidRPr="00871952">
          <w:rPr>
            <w:rPrChange w:id="539" w:author="anorrie" w:date="2015-06-04T10:13:00Z">
              <w:rPr>
                <w:i/>
                <w:u w:val="single"/>
              </w:rPr>
            </w:rPrChange>
          </w:rPr>
          <w:t>The</w:t>
        </w:r>
        <w:r>
          <w:t xml:space="preserve"> entire sequence is created in this way.  It does not matter which version of hardware you are using (which may support driving).  The command sequence is identical in either case.  Any driving of signals is handled by the module internally, using the settings we made previously.</w:t>
        </w:r>
      </w:ins>
    </w:p>
    <w:p w:rsidR="00823006" w:rsidRDefault="00823006">
      <w:pPr>
        <w:rPr>
          <w:ins w:id="540" w:author="anorrie" w:date="2015-06-04T10:11:00Z"/>
          <w:rFonts w:eastAsiaTheme="majorEastAsia" w:cstheme="majorBidi"/>
          <w:b/>
          <w:bCs/>
          <w:color w:val="2A698C"/>
          <w:sz w:val="32"/>
          <w:szCs w:val="28"/>
        </w:rPr>
      </w:pPr>
      <w:ins w:id="541" w:author="anorrie" w:date="2015-06-04T10:11:00Z">
        <w:r>
          <w:br w:type="page"/>
        </w:r>
      </w:ins>
    </w:p>
    <w:p w:rsidR="00823006" w:rsidRDefault="006228B0" w:rsidP="00391C4D">
      <w:pPr>
        <w:pStyle w:val="Heading1"/>
        <w:rPr>
          <w:ins w:id="542" w:author="anorrie" w:date="2015-06-04T10:10:00Z"/>
        </w:rPr>
        <w:pPrChange w:id="543" w:author="anorrie" w:date="2016-07-28T15:44:00Z">
          <w:pPr>
            <w:tabs>
              <w:tab w:val="left" w:pos="6210"/>
            </w:tabs>
          </w:pPr>
        </w:pPrChange>
      </w:pPr>
      <w:ins w:id="544" w:author="anorrie" w:date="2016-07-28T16:18:00Z">
        <w:r>
          <w:br/>
        </w:r>
      </w:ins>
      <w:bookmarkStart w:id="545" w:name="_Toc457486943"/>
      <w:ins w:id="546" w:author="anorrie" w:date="2015-06-04T10:10:00Z">
        <w:r w:rsidR="00823006">
          <w:t>Results</w:t>
        </w:r>
        <w:bookmarkEnd w:id="545"/>
      </w:ins>
    </w:p>
    <w:p w:rsidR="00823006" w:rsidRPr="00823006" w:rsidDel="006228B0" w:rsidRDefault="006228B0">
      <w:pPr>
        <w:rPr>
          <w:ins w:id="547" w:author="gkumar" w:date="2015-03-23T11:13:00Z"/>
          <w:del w:id="548" w:author="anorrie" w:date="2016-07-28T16:18:00Z"/>
          <w:rPrChange w:id="549" w:author="anorrie" w:date="2015-06-04T10:10:00Z">
            <w:rPr>
              <w:ins w:id="550" w:author="gkumar" w:date="2015-03-23T11:13:00Z"/>
              <w:del w:id="551" w:author="anorrie" w:date="2016-07-28T16:18:00Z"/>
              <w:b/>
            </w:rPr>
          </w:rPrChange>
        </w:rPr>
        <w:pPrChange w:id="552" w:author="anorrie" w:date="2015-06-04T10:10:00Z">
          <w:pPr>
            <w:tabs>
              <w:tab w:val="left" w:pos="6210"/>
            </w:tabs>
          </w:pPr>
        </w:pPrChange>
      </w:pPr>
      <w:ins w:id="553" w:author="anorrie" w:date="2016-07-28T16:18:00Z">
        <w:r>
          <w:rPr>
            <w:b/>
            <w:u w:val="single"/>
          </w:rPr>
          <w:br/>
        </w:r>
      </w:ins>
    </w:p>
    <w:p w:rsidR="00A06429" w:rsidRPr="00A700AA" w:rsidDel="00823006" w:rsidRDefault="00B24A26">
      <w:pPr>
        <w:tabs>
          <w:tab w:val="left" w:pos="6210"/>
        </w:tabs>
        <w:jc w:val="both"/>
        <w:rPr>
          <w:ins w:id="554" w:author="gkumar" w:date="2015-03-23T09:32:00Z"/>
          <w:del w:id="555" w:author="anorrie" w:date="2015-06-04T10:10:00Z"/>
          <w:b/>
          <w:u w:val="single"/>
        </w:rPr>
        <w:pPrChange w:id="556" w:author="gkumar" w:date="2015-06-05T15:48:00Z">
          <w:pPr>
            <w:tabs>
              <w:tab w:val="left" w:pos="6210"/>
            </w:tabs>
          </w:pPr>
        </w:pPrChange>
      </w:pPr>
      <w:ins w:id="557" w:author="gkumar" w:date="2015-03-23T09:32:00Z">
        <w:del w:id="558" w:author="anorrie" w:date="2015-06-04T10:10:00Z">
          <w:r w:rsidDel="00823006">
            <w:rPr>
              <w:b/>
              <w:u w:val="single"/>
            </w:rPr>
            <w:delText>Sources</w:delText>
          </w:r>
        </w:del>
      </w:ins>
    </w:p>
    <w:p w:rsidR="00A06429" w:rsidDel="00823006" w:rsidRDefault="00A06429">
      <w:pPr>
        <w:jc w:val="both"/>
        <w:rPr>
          <w:ins w:id="559" w:author="gkumar" w:date="2015-03-23T09:32:00Z"/>
          <w:del w:id="560" w:author="anorrie" w:date="2015-06-04T10:10:00Z"/>
        </w:rPr>
        <w:pPrChange w:id="561" w:author="gkumar" w:date="2015-06-05T15:48:00Z">
          <w:pPr/>
        </w:pPrChange>
      </w:pPr>
      <w:ins w:id="562" w:author="gkumar" w:date="2015-03-23T09:32:00Z">
        <w:del w:id="563" w:author="anorrie" w:date="2015-06-04T10:10:00Z">
          <w:r w:rsidDel="00823006">
            <w:delText xml:space="preserve">Source, </w:delText>
          </w:r>
          <w:r w:rsidRPr="00955F9F" w:rsidDel="00823006">
            <w:rPr>
              <w:b/>
            </w:rPr>
            <w:delText>S1</w:delText>
          </w:r>
          <w:r w:rsidDel="00823006">
            <w:delText xml:space="preserve"> – PERST</w:delText>
          </w:r>
        </w:del>
      </w:ins>
    </w:p>
    <w:p w:rsidR="00A06429" w:rsidDel="00823006" w:rsidRDefault="00A06429">
      <w:pPr>
        <w:jc w:val="both"/>
        <w:rPr>
          <w:ins w:id="564" w:author="gkumar" w:date="2015-03-23T09:32:00Z"/>
          <w:del w:id="565" w:author="anorrie" w:date="2015-06-04T10:10:00Z"/>
        </w:rPr>
        <w:pPrChange w:id="566" w:author="gkumar" w:date="2015-06-05T15:48:00Z">
          <w:pPr/>
        </w:pPrChange>
      </w:pPr>
      <w:ins w:id="567" w:author="gkumar" w:date="2015-03-23T09:32:00Z">
        <w:del w:id="568" w:author="anorrie" w:date="2015-06-04T10:10:00Z">
          <w:r w:rsidDel="00823006">
            <w:delText xml:space="preserve">Source, </w:delText>
          </w:r>
          <w:r w:rsidRPr="00955F9F" w:rsidDel="00823006">
            <w:rPr>
              <w:b/>
            </w:rPr>
            <w:delText>S2</w:delText>
          </w:r>
          <w:r w:rsidDel="00823006">
            <w:delText xml:space="preserve"> – 12V and REFCLK</w:delText>
          </w:r>
        </w:del>
      </w:ins>
    </w:p>
    <w:p w:rsidR="00A06429" w:rsidDel="00823006" w:rsidRDefault="00A06429">
      <w:pPr>
        <w:pStyle w:val="ListParagraph"/>
        <w:numPr>
          <w:ilvl w:val="0"/>
          <w:numId w:val="7"/>
        </w:numPr>
        <w:spacing w:after="160" w:line="259" w:lineRule="auto"/>
        <w:jc w:val="both"/>
        <w:rPr>
          <w:ins w:id="569" w:author="gkumar" w:date="2015-03-23T09:32:00Z"/>
          <w:del w:id="570" w:author="anorrie" w:date="2015-06-04T10:10:00Z"/>
        </w:rPr>
        <w:pPrChange w:id="571" w:author="gkumar" w:date="2015-06-05T15:48:00Z">
          <w:pPr>
            <w:pStyle w:val="ListParagraph"/>
            <w:numPr>
              <w:numId w:val="7"/>
            </w:numPr>
            <w:spacing w:after="160" w:line="259" w:lineRule="auto"/>
            <w:ind w:hanging="360"/>
          </w:pPr>
        </w:pPrChange>
      </w:pPr>
      <w:ins w:id="572" w:author="gkumar" w:date="2015-03-23T09:32:00Z">
        <w:del w:id="573" w:author="anorrie" w:date="2015-06-04T10:10:00Z">
          <w:r w:rsidDel="00823006">
            <w:delText xml:space="preserve">Source 1 goes in STATE OFF and sleeps for 0.4 seconds </w:delText>
          </w:r>
        </w:del>
      </w:ins>
    </w:p>
    <w:p w:rsidR="00A06429" w:rsidDel="00823006" w:rsidRDefault="00A06429">
      <w:pPr>
        <w:pStyle w:val="ListParagraph"/>
        <w:numPr>
          <w:ilvl w:val="0"/>
          <w:numId w:val="7"/>
        </w:numPr>
        <w:spacing w:after="160" w:line="259" w:lineRule="auto"/>
        <w:jc w:val="both"/>
        <w:rPr>
          <w:ins w:id="574" w:author="gkumar" w:date="2015-03-23T09:32:00Z"/>
          <w:del w:id="575" w:author="anorrie" w:date="2015-06-04T10:10:00Z"/>
        </w:rPr>
        <w:pPrChange w:id="576" w:author="gkumar" w:date="2015-06-05T15:48:00Z">
          <w:pPr>
            <w:pStyle w:val="ListParagraph"/>
            <w:numPr>
              <w:numId w:val="7"/>
            </w:numPr>
            <w:spacing w:after="160" w:line="259" w:lineRule="auto"/>
            <w:ind w:hanging="360"/>
          </w:pPr>
        </w:pPrChange>
      </w:pPr>
      <w:ins w:id="577" w:author="gkumar" w:date="2015-03-23T09:32:00Z">
        <w:del w:id="578" w:author="anorrie" w:date="2015-06-04T10:10:00Z">
          <w:r w:rsidDel="00823006">
            <w:delText xml:space="preserve">Source 1 changes STATE ON after 0.4 seconds and sleep for 4.5 seconds </w:delText>
          </w:r>
        </w:del>
      </w:ins>
    </w:p>
    <w:p w:rsidR="00A06429" w:rsidDel="00823006" w:rsidRDefault="00A06429">
      <w:pPr>
        <w:pStyle w:val="ListParagraph"/>
        <w:numPr>
          <w:ilvl w:val="0"/>
          <w:numId w:val="7"/>
        </w:numPr>
        <w:spacing w:after="160" w:line="259" w:lineRule="auto"/>
        <w:jc w:val="both"/>
        <w:rPr>
          <w:ins w:id="579" w:author="gkumar" w:date="2015-03-23T09:32:00Z"/>
          <w:del w:id="580" w:author="anorrie" w:date="2015-06-04T10:10:00Z"/>
        </w:rPr>
        <w:pPrChange w:id="581" w:author="gkumar" w:date="2015-06-05T15:48:00Z">
          <w:pPr>
            <w:pStyle w:val="ListParagraph"/>
            <w:numPr>
              <w:numId w:val="7"/>
            </w:numPr>
            <w:spacing w:after="160" w:line="259" w:lineRule="auto"/>
            <w:ind w:hanging="360"/>
          </w:pPr>
        </w:pPrChange>
      </w:pPr>
      <w:ins w:id="582" w:author="gkumar" w:date="2015-03-23T09:32:00Z">
        <w:del w:id="583" w:author="anorrie" w:date="2015-06-04T10:10:00Z">
          <w:r w:rsidDel="00823006">
            <w:delText>Source 1 changes to STATE OFF and sleeps for 0.4 seconds</w:delText>
          </w:r>
        </w:del>
      </w:ins>
    </w:p>
    <w:p w:rsidR="00A06429" w:rsidDel="00823006" w:rsidRDefault="00A06429">
      <w:pPr>
        <w:pStyle w:val="ListParagraph"/>
        <w:numPr>
          <w:ilvl w:val="0"/>
          <w:numId w:val="7"/>
        </w:numPr>
        <w:spacing w:after="160" w:line="259" w:lineRule="auto"/>
        <w:jc w:val="both"/>
        <w:rPr>
          <w:ins w:id="584" w:author="gkumar" w:date="2015-03-23T09:32:00Z"/>
          <w:del w:id="585" w:author="anorrie" w:date="2015-06-04T10:10:00Z"/>
        </w:rPr>
        <w:pPrChange w:id="586" w:author="gkumar" w:date="2015-06-05T15:48:00Z">
          <w:pPr>
            <w:pStyle w:val="ListParagraph"/>
            <w:numPr>
              <w:numId w:val="7"/>
            </w:numPr>
            <w:spacing w:after="160" w:line="259" w:lineRule="auto"/>
            <w:ind w:hanging="360"/>
          </w:pPr>
        </w:pPrChange>
      </w:pPr>
      <w:ins w:id="587" w:author="gkumar" w:date="2015-03-23T09:32:00Z">
        <w:del w:id="588" w:author="anorrie" w:date="2015-06-04T10:10:00Z">
          <w:r w:rsidDel="00823006">
            <w:delText>Source 2 goes to STATE OFF  and sleeps for 1.6 seconds</w:delText>
          </w:r>
        </w:del>
      </w:ins>
    </w:p>
    <w:p w:rsidR="00A06429" w:rsidDel="00823006" w:rsidRDefault="00A06429">
      <w:pPr>
        <w:pStyle w:val="ListParagraph"/>
        <w:numPr>
          <w:ilvl w:val="0"/>
          <w:numId w:val="7"/>
        </w:numPr>
        <w:spacing w:after="160" w:line="259" w:lineRule="auto"/>
        <w:jc w:val="both"/>
        <w:rPr>
          <w:ins w:id="589" w:author="gkumar" w:date="2015-03-23T09:32:00Z"/>
          <w:del w:id="590" w:author="anorrie" w:date="2015-06-04T10:10:00Z"/>
        </w:rPr>
        <w:pPrChange w:id="591" w:author="gkumar" w:date="2015-06-05T15:48:00Z">
          <w:pPr>
            <w:pStyle w:val="ListParagraph"/>
            <w:numPr>
              <w:numId w:val="7"/>
            </w:numPr>
            <w:spacing w:after="160" w:line="259" w:lineRule="auto"/>
            <w:ind w:hanging="360"/>
          </w:pPr>
        </w:pPrChange>
      </w:pPr>
      <w:ins w:id="592" w:author="gkumar" w:date="2015-03-23T09:32:00Z">
        <w:del w:id="593" w:author="anorrie" w:date="2015-06-04T10:10:00Z">
          <w:r w:rsidDel="00823006">
            <w:delText xml:space="preserve">Source 2 changes STATE ON and sleeps for 0.2 seconds </w:delText>
          </w:r>
        </w:del>
      </w:ins>
    </w:p>
    <w:p w:rsidR="00A06429" w:rsidDel="00823006" w:rsidRDefault="00A06429">
      <w:pPr>
        <w:pStyle w:val="ListParagraph"/>
        <w:numPr>
          <w:ilvl w:val="0"/>
          <w:numId w:val="7"/>
        </w:numPr>
        <w:spacing w:after="160" w:line="259" w:lineRule="auto"/>
        <w:jc w:val="both"/>
        <w:rPr>
          <w:ins w:id="594" w:author="gkumar" w:date="2015-03-23T09:32:00Z"/>
          <w:del w:id="595" w:author="anorrie" w:date="2015-06-04T10:10:00Z"/>
        </w:rPr>
        <w:pPrChange w:id="596" w:author="gkumar" w:date="2015-06-05T15:48:00Z">
          <w:pPr>
            <w:pStyle w:val="ListParagraph"/>
            <w:numPr>
              <w:numId w:val="7"/>
            </w:numPr>
            <w:spacing w:after="160" w:line="259" w:lineRule="auto"/>
            <w:ind w:hanging="360"/>
          </w:pPr>
        </w:pPrChange>
      </w:pPr>
      <w:ins w:id="597" w:author="gkumar" w:date="2015-03-23T09:32:00Z">
        <w:del w:id="598" w:author="anorrie" w:date="2015-06-04T10:10:00Z">
          <w:r w:rsidDel="00823006">
            <w:delText xml:space="preserve">Source 1 changes STATE ON and sleeps for 6 seconds </w:delText>
          </w:r>
        </w:del>
      </w:ins>
    </w:p>
    <w:p w:rsidR="00A06429" w:rsidDel="00823006" w:rsidRDefault="00A06429">
      <w:pPr>
        <w:pStyle w:val="ListParagraph"/>
        <w:numPr>
          <w:ilvl w:val="0"/>
          <w:numId w:val="7"/>
        </w:numPr>
        <w:spacing w:after="160" w:line="259" w:lineRule="auto"/>
        <w:jc w:val="both"/>
        <w:rPr>
          <w:ins w:id="599" w:author="gkumar" w:date="2015-03-23T09:32:00Z"/>
          <w:del w:id="600" w:author="anorrie" w:date="2015-06-04T10:10:00Z"/>
        </w:rPr>
        <w:pPrChange w:id="601" w:author="gkumar" w:date="2015-06-05T15:48:00Z">
          <w:pPr>
            <w:pStyle w:val="ListParagraph"/>
            <w:numPr>
              <w:numId w:val="7"/>
            </w:numPr>
            <w:spacing w:after="160" w:line="259" w:lineRule="auto"/>
            <w:ind w:hanging="360"/>
          </w:pPr>
        </w:pPrChange>
      </w:pPr>
      <w:ins w:id="602" w:author="gkumar" w:date="2015-03-23T09:32:00Z">
        <w:del w:id="603" w:author="anorrie" w:date="2015-06-04T10:10:00Z">
          <w:r w:rsidDel="00823006">
            <w:delText xml:space="preserve">Source 1 changes STATE OFF and sleeps for 0.6 seconds </w:delText>
          </w:r>
        </w:del>
      </w:ins>
    </w:p>
    <w:p w:rsidR="00A06429" w:rsidDel="00823006" w:rsidRDefault="00A06429">
      <w:pPr>
        <w:pStyle w:val="ListParagraph"/>
        <w:numPr>
          <w:ilvl w:val="0"/>
          <w:numId w:val="7"/>
        </w:numPr>
        <w:spacing w:after="160" w:line="259" w:lineRule="auto"/>
        <w:jc w:val="both"/>
        <w:rPr>
          <w:ins w:id="604" w:author="gkumar" w:date="2015-03-23T09:32:00Z"/>
          <w:del w:id="605" w:author="anorrie" w:date="2015-06-04T10:10:00Z"/>
        </w:rPr>
        <w:pPrChange w:id="606" w:author="gkumar" w:date="2015-06-05T15:48:00Z">
          <w:pPr>
            <w:pStyle w:val="ListParagraph"/>
            <w:numPr>
              <w:numId w:val="7"/>
            </w:numPr>
            <w:spacing w:after="160" w:line="259" w:lineRule="auto"/>
            <w:ind w:hanging="360"/>
          </w:pPr>
        </w:pPrChange>
      </w:pPr>
      <w:ins w:id="607" w:author="gkumar" w:date="2015-03-23T09:32:00Z">
        <w:del w:id="608" w:author="anorrie" w:date="2015-06-04T10:10:00Z">
          <w:r w:rsidDel="00823006">
            <w:delText xml:space="preserve">Source 2 changes STATE OFF and sleeps for 3.8 seconds </w:delText>
          </w:r>
        </w:del>
      </w:ins>
    </w:p>
    <w:p w:rsidR="00A06429" w:rsidDel="00823006" w:rsidRDefault="00A06429">
      <w:pPr>
        <w:pStyle w:val="ListParagraph"/>
        <w:numPr>
          <w:ilvl w:val="0"/>
          <w:numId w:val="7"/>
        </w:numPr>
        <w:spacing w:after="160" w:line="259" w:lineRule="auto"/>
        <w:jc w:val="both"/>
        <w:rPr>
          <w:ins w:id="609" w:author="gkumar" w:date="2015-03-23T09:32:00Z"/>
          <w:del w:id="610" w:author="anorrie" w:date="2015-06-04T10:10:00Z"/>
        </w:rPr>
        <w:pPrChange w:id="611" w:author="gkumar" w:date="2015-06-05T15:48:00Z">
          <w:pPr>
            <w:pStyle w:val="ListParagraph"/>
            <w:numPr>
              <w:numId w:val="7"/>
            </w:numPr>
            <w:spacing w:after="160" w:line="259" w:lineRule="auto"/>
            <w:ind w:hanging="360"/>
          </w:pPr>
        </w:pPrChange>
      </w:pPr>
      <w:ins w:id="612" w:author="gkumar" w:date="2015-03-23T09:32:00Z">
        <w:del w:id="613" w:author="anorrie" w:date="2015-06-04T10:10:00Z">
          <w:r w:rsidDel="00823006">
            <w:delText>Source 2 changes STATE ON and sleeps for 0.2 seconds</w:delText>
          </w:r>
        </w:del>
      </w:ins>
    </w:p>
    <w:p w:rsidR="00A06429" w:rsidRPr="00183998" w:rsidDel="00823006" w:rsidRDefault="00A06429">
      <w:pPr>
        <w:pStyle w:val="ListParagraph"/>
        <w:numPr>
          <w:ilvl w:val="0"/>
          <w:numId w:val="7"/>
        </w:numPr>
        <w:spacing w:after="160" w:line="259" w:lineRule="auto"/>
        <w:jc w:val="both"/>
        <w:rPr>
          <w:ins w:id="614" w:author="gkumar" w:date="2015-03-23T09:32:00Z"/>
          <w:del w:id="615" w:author="anorrie" w:date="2015-06-04T10:10:00Z"/>
        </w:rPr>
        <w:pPrChange w:id="616" w:author="gkumar" w:date="2015-06-05T15:48:00Z">
          <w:pPr>
            <w:pStyle w:val="ListParagraph"/>
            <w:numPr>
              <w:numId w:val="7"/>
            </w:numPr>
            <w:spacing w:after="160" w:line="259" w:lineRule="auto"/>
            <w:ind w:hanging="360"/>
          </w:pPr>
        </w:pPrChange>
      </w:pPr>
      <w:ins w:id="617" w:author="gkumar" w:date="2015-03-23T09:32:00Z">
        <w:del w:id="618" w:author="anorrie" w:date="2015-06-04T10:10:00Z">
          <w:r w:rsidDel="00823006">
            <w:delText xml:space="preserve">Source 1 changes STATE ON. </w:delText>
          </w:r>
        </w:del>
      </w:ins>
    </w:p>
    <w:p w:rsidR="00A06429" w:rsidRDefault="00A06429">
      <w:pPr>
        <w:jc w:val="both"/>
        <w:rPr>
          <w:ins w:id="619" w:author="gkumar" w:date="2015-03-23T09:32:00Z"/>
        </w:rPr>
        <w:pPrChange w:id="620" w:author="gkumar" w:date="2015-06-05T15:48:00Z">
          <w:pPr/>
        </w:pPrChange>
      </w:pPr>
      <w:ins w:id="621" w:author="gkumar" w:date="2015-03-23T09:32:00Z">
        <w:r>
          <w:t>Using the PICOSCOPE,</w:t>
        </w:r>
      </w:ins>
      <w:ins w:id="622" w:author="anorrie" w:date="2015-06-04T10:11:00Z">
        <w:r w:rsidR="00823006">
          <w:t xml:space="preserve"> we place probes onto the control signals for each switch (We cannot monitor the live data, as we did not have the customers host available for the testing).</w:t>
        </w:r>
      </w:ins>
      <w:ins w:id="623" w:author="gkumar" w:date="2015-03-23T09:32:00Z">
        <w:r>
          <w:t xml:space="preserve"> </w:t>
        </w:r>
      </w:ins>
      <w:ins w:id="624" w:author="anorrie" w:date="2015-06-04T10:11:00Z">
        <w:r w:rsidR="00823006">
          <w:t xml:space="preserve">We </w:t>
        </w:r>
      </w:ins>
      <w:ins w:id="625" w:author="gkumar" w:date="2015-03-23T09:32:00Z">
        <w:r>
          <w:t>observe the signals behaviour and captured the imag</w:t>
        </w:r>
        <w:r w:rsidR="00B24A26">
          <w:t>e of the sequence of the events</w:t>
        </w:r>
        <w:del w:id="626" w:author="anorrie" w:date="2015-06-04T10:12:00Z">
          <w:r w:rsidR="00B24A26" w:rsidDel="00823006">
            <w:delText>, See Picture below</w:delText>
          </w:r>
        </w:del>
      </w:ins>
      <w:ins w:id="627" w:author="anorrie" w:date="2015-06-04T10:12:00Z">
        <w:r w:rsidR="00823006">
          <w:t>:</w:t>
        </w:r>
      </w:ins>
    </w:p>
    <w:p w:rsidR="00A06429" w:rsidRPr="00823006" w:rsidDel="00823006" w:rsidRDefault="00A06429" w:rsidP="00A06429">
      <w:pPr>
        <w:rPr>
          <w:ins w:id="628" w:author="gkumar" w:date="2015-03-23T09:32:00Z"/>
          <w:del w:id="629" w:author="anorrie" w:date="2015-06-04T10:12:00Z"/>
        </w:rPr>
      </w:pPr>
      <w:ins w:id="630" w:author="gkumar" w:date="2015-03-23T09:32:00Z">
        <w:del w:id="631" w:author="anorrie" w:date="2015-06-04T10:12:00Z">
          <w:r w:rsidRPr="00823006" w:rsidDel="00823006">
            <w:delText>Channel A – 12V_EN</w:delText>
          </w:r>
        </w:del>
      </w:ins>
      <w:ins w:id="632" w:author="gkumar" w:date="2015-03-23T09:49:00Z">
        <w:del w:id="633" w:author="anorrie" w:date="2015-06-04T10:12:00Z">
          <w:r w:rsidR="00B24A26" w:rsidRPr="00823006" w:rsidDel="00823006">
            <w:delText xml:space="preserve"> </w:delText>
          </w:r>
        </w:del>
      </w:ins>
      <w:ins w:id="634" w:author="gkumar" w:date="2015-03-23T09:51:00Z">
        <w:del w:id="635" w:author="anorrie" w:date="2015-06-04T10:12:00Z">
          <w:r w:rsidR="00B24A26" w:rsidRPr="00823006" w:rsidDel="00823006">
            <w:delText xml:space="preserve">     </w:delText>
          </w:r>
        </w:del>
      </w:ins>
      <w:ins w:id="636" w:author="gkumar" w:date="2015-03-23T09:49:00Z">
        <w:del w:id="637" w:author="anorrie" w:date="2015-06-04T10:12:00Z">
          <w:r w:rsidR="00222B00" w:rsidRPr="00823006" w:rsidDel="00823006">
            <w:delText xml:space="preserve"> </w:delText>
          </w:r>
        </w:del>
      </w:ins>
    </w:p>
    <w:p w:rsidR="00A06429" w:rsidRPr="00823006" w:rsidDel="00823006" w:rsidRDefault="00A06429" w:rsidP="00A06429">
      <w:pPr>
        <w:rPr>
          <w:ins w:id="638" w:author="gkumar" w:date="2015-03-23T09:32:00Z"/>
          <w:del w:id="639" w:author="anorrie" w:date="2015-06-04T10:12:00Z"/>
        </w:rPr>
      </w:pPr>
      <w:ins w:id="640" w:author="gkumar" w:date="2015-03-23T09:32:00Z">
        <w:del w:id="641" w:author="anorrie" w:date="2015-06-04T10:12:00Z">
          <w:r w:rsidRPr="00823006" w:rsidDel="00823006">
            <w:delText xml:space="preserve">Channel B – </w:delText>
          </w:r>
        </w:del>
      </w:ins>
      <w:ins w:id="642" w:author="gkumar" w:date="2015-03-23T11:14:00Z">
        <w:del w:id="643" w:author="anorrie" w:date="2015-06-04T10:12:00Z">
          <w:r w:rsidR="007D13D5" w:rsidRPr="00823006" w:rsidDel="00823006">
            <w:delText xml:space="preserve">REFCLK </w:delText>
          </w:r>
        </w:del>
      </w:ins>
      <w:ins w:id="644" w:author="gkumar" w:date="2015-03-23T09:32:00Z">
        <w:del w:id="645" w:author="anorrie" w:date="2015-06-04T10:12:00Z">
          <w:r w:rsidR="007D13D5" w:rsidRPr="00823006" w:rsidDel="00823006">
            <w:delText xml:space="preserve">  </w:delText>
          </w:r>
        </w:del>
      </w:ins>
      <w:ins w:id="646" w:author="gkumar" w:date="2015-03-23T09:51:00Z">
        <w:del w:id="647" w:author="anorrie" w:date="2015-06-04T10:12:00Z">
          <w:r w:rsidR="00B24A26" w:rsidRPr="00823006" w:rsidDel="00823006">
            <w:delText xml:space="preserve">  </w:delText>
          </w:r>
        </w:del>
      </w:ins>
      <w:ins w:id="648" w:author="gkumar" w:date="2015-03-23T09:49:00Z">
        <w:del w:id="649" w:author="anorrie" w:date="2015-06-04T10:12:00Z">
          <w:r w:rsidR="00222B00" w:rsidRPr="00823006" w:rsidDel="00823006">
            <w:delText xml:space="preserve"> </w:delText>
          </w:r>
        </w:del>
      </w:ins>
    </w:p>
    <w:p w:rsidR="00A06429" w:rsidDel="00823006" w:rsidRDefault="007D13D5" w:rsidP="00A06429">
      <w:pPr>
        <w:rPr>
          <w:ins w:id="650" w:author="gkumar" w:date="2015-03-23T11:23:00Z"/>
          <w:del w:id="651" w:author="anorrie" w:date="2015-06-04T10:12:00Z"/>
        </w:rPr>
      </w:pPr>
      <w:ins w:id="652" w:author="gkumar" w:date="2015-03-23T09:32:00Z">
        <w:del w:id="653" w:author="anorrie" w:date="2015-06-04T10:12:00Z">
          <w:r w:rsidDel="00823006">
            <w:delText>Channel C – PERST #</w:delText>
          </w:r>
          <w:r w:rsidR="00A06429" w:rsidDel="00823006">
            <w:delText xml:space="preserve"> </w:delText>
          </w:r>
        </w:del>
      </w:ins>
      <w:ins w:id="654" w:author="gkumar" w:date="2015-03-23T09:50:00Z">
        <w:del w:id="655" w:author="anorrie" w:date="2015-06-04T10:12:00Z">
          <w:r w:rsidR="00B24A26" w:rsidDel="00823006">
            <w:delText xml:space="preserve"> </w:delText>
          </w:r>
        </w:del>
      </w:ins>
      <w:ins w:id="656" w:author="gkumar" w:date="2015-03-23T09:51:00Z">
        <w:del w:id="657" w:author="anorrie" w:date="2015-06-04T10:12:00Z">
          <w:r w:rsidR="00B24A26" w:rsidDel="00823006">
            <w:delText xml:space="preserve">  </w:delText>
          </w:r>
        </w:del>
      </w:ins>
    </w:p>
    <w:p w:rsidR="00823006" w:rsidRDefault="00920098" w:rsidP="00A06429">
      <w:pPr>
        <w:rPr>
          <w:ins w:id="658" w:author="anorrie" w:date="2015-06-04T10:12:00Z"/>
        </w:rPr>
      </w:pPr>
      <w:ins w:id="659" w:author="gkumar" w:date="2015-03-23T11:42:00Z">
        <w:r>
          <w:rPr>
            <w:noProof/>
            <w:lang w:eastAsia="en-GB"/>
          </w:rPr>
          <mc:AlternateContent>
            <mc:Choice Requires="wps">
              <w:drawing>
                <wp:anchor distT="0" distB="0" distL="114300" distR="114300" simplePos="0" relativeHeight="251665408" behindDoc="0" locked="0" layoutInCell="1" allowOverlap="1" wp14:anchorId="31547DCE" wp14:editId="116B15FD">
                  <wp:simplePos x="0" y="0"/>
                  <wp:positionH relativeFrom="column">
                    <wp:posOffset>2533649</wp:posOffset>
                  </wp:positionH>
                  <wp:positionV relativeFrom="paragraph">
                    <wp:posOffset>259715</wp:posOffset>
                  </wp:positionV>
                  <wp:extent cx="1381125" cy="2924175"/>
                  <wp:effectExtent l="38100" t="0" r="28575" b="47625"/>
                  <wp:wrapNone/>
                  <wp:docPr id="5" name="Straight Arrow Connector 5"/>
                  <wp:cNvGraphicFramePr/>
                  <a:graphic xmlns:a="http://schemas.openxmlformats.org/drawingml/2006/main">
                    <a:graphicData uri="http://schemas.microsoft.com/office/word/2010/wordprocessingShape">
                      <wps:wsp>
                        <wps:cNvCnPr/>
                        <wps:spPr>
                          <a:xfrm flipH="1">
                            <a:off x="0" y="0"/>
                            <a:ext cx="1381125" cy="2924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631443" id="Straight Arrow Connector 5" o:spid="_x0000_s1026" type="#_x0000_t32" style="position:absolute;margin-left:199.5pt;margin-top:20.45pt;width:108.75pt;height:230.2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" strokecolor="black [3213]">
                  <v:stroke endarrow="block"/>
                </v:shape>
              </w:pict>
            </mc:Fallback>
          </mc:AlternateContent>
        </w:r>
      </w:ins>
      <w:ins w:id="660" w:author="gkumar" w:date="2015-03-23T11:24:00Z">
        <w:r w:rsidR="00F71BF4">
          <w:rPr>
            <w:noProof/>
            <w:lang w:eastAsia="en-GB"/>
          </w:rPr>
          <mc:AlternateContent>
            <mc:Choice Requires="wps">
              <w:drawing>
                <wp:anchor distT="0" distB="0" distL="114300" distR="114300" simplePos="0" relativeHeight="251662336" behindDoc="0" locked="0" layoutInCell="1" allowOverlap="1" wp14:anchorId="54374FB2" wp14:editId="68F92FC3">
                  <wp:simplePos x="0" y="0"/>
                  <wp:positionH relativeFrom="column">
                    <wp:posOffset>1362074</wp:posOffset>
                  </wp:positionH>
                  <wp:positionV relativeFrom="paragraph">
                    <wp:posOffset>202564</wp:posOffset>
                  </wp:positionV>
                  <wp:extent cx="1133475" cy="1952625"/>
                  <wp:effectExtent l="38100" t="0" r="28575" b="47625"/>
                  <wp:wrapNone/>
                  <wp:docPr id="4" name="Straight Arrow Connector 4"/>
                  <wp:cNvGraphicFramePr/>
                  <a:graphic xmlns:a="http://schemas.openxmlformats.org/drawingml/2006/main">
                    <a:graphicData uri="http://schemas.microsoft.com/office/word/2010/wordprocessingShape">
                      <wps:wsp>
                        <wps:cNvCnPr/>
                        <wps:spPr>
                          <a:xfrm flipH="1">
                            <a:off x="0" y="0"/>
                            <a:ext cx="1133475" cy="19526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2052CE" id="Straight Arrow Connector 4" o:spid="_x0000_s1026" type="#_x0000_t32" style="position:absolute;margin-left:107.25pt;margin-top:15.95pt;width:89.25pt;height:153.7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" strokecolor="black [3213]">
                  <v:stroke endarrow="block"/>
                </v:shape>
              </w:pict>
            </mc:Fallback>
          </mc:AlternateContent>
        </w:r>
      </w:ins>
      <w:ins w:id="661" w:author="gkumar" w:date="2015-03-23T11:23:00Z">
        <w:r w:rsidR="00F71BF4">
          <w:rPr>
            <w:noProof/>
            <w:lang w:eastAsia="en-GB"/>
          </w:rPr>
          <mc:AlternateContent>
            <mc:Choice Requires="wps">
              <w:drawing>
                <wp:anchor distT="0" distB="0" distL="114300" distR="114300" simplePos="0" relativeHeight="251659264" behindDoc="0" locked="0" layoutInCell="1" allowOverlap="1" wp14:anchorId="3AAA2C59" wp14:editId="2D742A60">
                  <wp:simplePos x="0" y="0"/>
                  <wp:positionH relativeFrom="column">
                    <wp:posOffset>342899</wp:posOffset>
                  </wp:positionH>
                  <wp:positionV relativeFrom="paragraph">
                    <wp:posOffset>202565</wp:posOffset>
                  </wp:positionV>
                  <wp:extent cx="752475" cy="981075"/>
                  <wp:effectExtent l="38100" t="0" r="28575" b="47625"/>
                  <wp:wrapNone/>
                  <wp:docPr id="1" name="Straight Arrow Connector 1"/>
                  <wp:cNvGraphicFramePr/>
                  <a:graphic xmlns:a="http://schemas.openxmlformats.org/drawingml/2006/main">
                    <a:graphicData uri="http://schemas.microsoft.com/office/word/2010/wordprocessingShape">
                      <wps:wsp>
                        <wps:cNvCnPr/>
                        <wps:spPr>
                          <a:xfrm flipH="1">
                            <a:off x="0" y="0"/>
                            <a:ext cx="752475" cy="981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5A77C1" id="Straight Arrow Connector 1" o:spid="_x0000_s1026" type="#_x0000_t32" style="position:absolute;margin-left:27pt;margin-top:15.95pt;width:59.25pt;height:77.2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" strokecolor="black [3213]">
                  <v:stroke endarrow="block"/>
                </v:shape>
              </w:pict>
            </mc:Fallback>
          </mc:AlternateContent>
        </w:r>
      </w:ins>
      <w:ins w:id="662" w:author="gkumar" w:date="2015-03-23T11:25:00Z">
        <w:r>
          <w:t xml:space="preserve">     </w:t>
        </w:r>
        <w:del w:id="663" w:author="anorrie" w:date="2015-06-04T10:12:00Z">
          <w:r w:rsidDel="00823006">
            <w:delText xml:space="preserve"> </w:delText>
          </w:r>
        </w:del>
      </w:ins>
      <w:ins w:id="664" w:author="anorrie" w:date="2015-06-04T10:12:00Z">
        <w:r w:rsidR="00823006">
          <w:t xml:space="preserve"> </w:t>
        </w:r>
      </w:ins>
      <w:ins w:id="665" w:author="gkumar" w:date="2015-03-23T11:25:00Z">
        <w:r>
          <w:t xml:space="preserve">                REFCLK</w:t>
        </w:r>
      </w:ins>
      <w:ins w:id="666" w:author="gkumar" w:date="2015-03-23T11:41:00Z">
        <w:r>
          <w:t xml:space="preserve">               12V_EN</w:t>
        </w:r>
      </w:ins>
      <w:ins w:id="667" w:author="gkumar" w:date="2015-03-23T11:42:00Z">
        <w:r>
          <w:t xml:space="preserve">             PERST#</w:t>
        </w:r>
      </w:ins>
    </w:p>
    <w:p w:rsidR="00823006" w:rsidRDefault="00823006" w:rsidP="00823006">
      <w:pPr>
        <w:rPr>
          <w:ins w:id="668" w:author="anorrie" w:date="2015-06-04T10:12:00Z"/>
        </w:rPr>
      </w:pPr>
    </w:p>
    <w:p w:rsidR="00F71BF4" w:rsidRPr="00823006" w:rsidDel="00823006" w:rsidRDefault="00F71BF4">
      <w:pPr>
        <w:ind w:firstLine="1080"/>
        <w:rPr>
          <w:ins w:id="669" w:author="gkumar" w:date="2015-03-23T09:32:00Z"/>
          <w:del w:id="670" w:author="anorrie" w:date="2015-06-04T10:12:00Z"/>
        </w:rPr>
        <w:pPrChange w:id="671" w:author="anorrie" w:date="2015-06-04T10:12:00Z">
          <w:pPr/>
        </w:pPrChange>
      </w:pPr>
    </w:p>
    <w:p w:rsidR="00871952" w:rsidRDefault="00B24A26" w:rsidP="00501755">
      <w:pPr>
        <w:pStyle w:val="BodyText"/>
        <w:rPr>
          <w:ins w:id="672" w:author="anorrie" w:date="2015-06-04T10:14:00Z"/>
        </w:rPr>
      </w:pPr>
      <w:ins w:id="673" w:author="gkumar" w:date="2015-03-23T09:47:00Z">
        <w:r w:rsidRPr="00A700AA">
          <w:rPr>
            <w:noProof/>
            <w:lang w:eastAsia="en-GB"/>
          </w:rPr>
          <w:drawing>
            <wp:inline distT="0" distB="0" distL="0" distR="0" wp14:anchorId="5C8A68C2" wp14:editId="44E1CA0B">
              <wp:extent cx="4667250" cy="5061908"/>
              <wp:effectExtent l="0" t="0" r="0" b="5715"/>
              <wp:docPr id="36" name="Picture 36" descr="C:\Users\GOPISH\Desktop\intel_scri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PISH\Desktop\intel_scrip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39076" cy="5139808"/>
                      </a:xfrm>
                      <a:prstGeom prst="rect">
                        <a:avLst/>
                      </a:prstGeom>
                      <a:noFill/>
                      <a:ln>
                        <a:noFill/>
                      </a:ln>
                    </pic:spPr>
                  </pic:pic>
                </a:graphicData>
              </a:graphic>
            </wp:inline>
          </w:drawing>
        </w:r>
      </w:ins>
    </w:p>
    <w:p w:rsidR="00871952" w:rsidRDefault="00871952" w:rsidP="00501755">
      <w:pPr>
        <w:pStyle w:val="BodyText"/>
        <w:rPr>
          <w:ins w:id="674" w:author="anorrie" w:date="2015-06-04T10:14:00Z"/>
        </w:rPr>
      </w:pPr>
    </w:p>
    <w:p w:rsidR="00871952" w:rsidRDefault="0006627B" w:rsidP="00391C4D">
      <w:pPr>
        <w:pStyle w:val="Heading1"/>
        <w:rPr>
          <w:ins w:id="675" w:author="anorrie" w:date="2015-06-04T10:14:00Z"/>
        </w:rPr>
        <w:pPrChange w:id="676" w:author="anorrie" w:date="2016-07-28T15:44:00Z">
          <w:pPr>
            <w:pStyle w:val="BodyText"/>
          </w:pPr>
        </w:pPrChange>
      </w:pPr>
      <w:bookmarkStart w:id="677" w:name="_Toc457486944"/>
      <w:r>
        <w:rPr>
          <w:rFonts w:cstheme="minorBidi"/>
          <w:b w:val="0"/>
          <w:bCs w:val="0"/>
          <w:color w:val="auto"/>
          <w:sz w:val="28"/>
          <w:szCs w:val="22"/>
        </w:rPr>
        <w:br/>
      </w:r>
      <w:ins w:id="678" w:author="anorrie" w:date="2015-06-04T10:14:00Z">
        <w:r w:rsidR="00871952">
          <w:t xml:space="preserve">Controlling </w:t>
        </w:r>
        <w:del w:id="679" w:author="gkumar" w:date="2015-06-08T09:33:00Z">
          <w:r w:rsidR="00871952" w:rsidDel="0066373C">
            <w:delText>The</w:delText>
          </w:r>
        </w:del>
      </w:ins>
      <w:ins w:id="680" w:author="gkumar" w:date="2015-06-08T09:33:00Z">
        <w:r w:rsidR="0066373C">
          <w:t>the</w:t>
        </w:r>
      </w:ins>
      <w:ins w:id="681" w:author="anorrie" w:date="2015-06-04T10:14:00Z">
        <w:r w:rsidR="00871952">
          <w:t xml:space="preserve"> Module</w:t>
        </w:r>
        <w:bookmarkEnd w:id="677"/>
      </w:ins>
    </w:p>
    <w:p w:rsidR="00871952" w:rsidRDefault="00871952">
      <w:pPr>
        <w:rPr>
          <w:ins w:id="682" w:author="anorrie" w:date="2015-06-04T10:15:00Z"/>
        </w:rPr>
        <w:pPrChange w:id="683" w:author="anorrie" w:date="2015-06-04T10:14:00Z">
          <w:pPr>
            <w:pStyle w:val="BodyText"/>
          </w:pPr>
        </w:pPrChange>
      </w:pPr>
    </w:p>
    <w:p w:rsidR="007D376F" w:rsidDel="00A06429" w:rsidRDefault="00871952">
      <w:pPr>
        <w:jc w:val="both"/>
        <w:rPr>
          <w:ins w:id="684" w:author="anorrie" w:date="2015-02-24T11:59:00Z"/>
          <w:del w:id="685" w:author="gkumar" w:date="2015-03-23T09:32:00Z"/>
        </w:rPr>
        <w:pPrChange w:id="686" w:author="gkumar" w:date="2015-06-05T15:48:00Z">
          <w:pPr>
            <w:pStyle w:val="BodyText"/>
          </w:pPr>
        </w:pPrChange>
      </w:pPr>
      <w:ins w:id="687" w:author="anorrie" w:date="2015-06-04T10:14:00Z">
        <w:r>
          <w:t>In</w:t>
        </w:r>
      </w:ins>
      <w:ins w:id="688" w:author="anorrie" w:date="2015-06-04T10:15:00Z">
        <w:r>
          <w:t xml:space="preserve"> </w:t>
        </w:r>
      </w:ins>
      <w:ins w:id="689" w:author="anorrie" w:date="2016-07-28T16:19:00Z">
        <w:r w:rsidR="006228B0">
          <w:t>our</w:t>
        </w:r>
      </w:ins>
      <w:ins w:id="690" w:author="anorrie" w:date="2015-06-04T10:15:00Z">
        <w:r>
          <w:t xml:space="preserve"> case, we use</w:t>
        </w:r>
      </w:ins>
      <w:ins w:id="691" w:author="gkumar" w:date="2015-06-08T09:34:00Z">
        <w:r w:rsidR="0066373C">
          <w:t>d</w:t>
        </w:r>
      </w:ins>
      <w:ins w:id="692" w:author="anorrie" w:date="2015-06-04T10:15:00Z">
        <w:del w:id="693" w:author="gkumar" w:date="2015-06-08T09:34:00Z">
          <w:r w:rsidDel="0066373C">
            <w:delText>r</w:delText>
          </w:r>
        </w:del>
        <w:r>
          <w:t xml:space="preserve"> Perl to send commands to the module, via the USB Virtual COM port created by the </w:t>
        </w:r>
      </w:ins>
      <w:ins w:id="694" w:author="anorrie" w:date="2016-07-28T16:19:00Z">
        <w:r w:rsidR="006228B0">
          <w:t xml:space="preserve">QTL1260 </w:t>
        </w:r>
      </w:ins>
      <w:ins w:id="695" w:author="anorrie" w:date="2015-06-04T10:15:00Z">
        <w:r>
          <w:t>Interface Kit.</w:t>
        </w:r>
      </w:ins>
      <w:ins w:id="696" w:author="anorrie" w:date="2015-02-24T11:59:00Z">
        <w:del w:id="697" w:author="gkumar" w:date="2015-03-23T09:32:00Z">
          <w:r w:rsidR="007D376F" w:rsidDel="00A06429">
            <w:delText>First paragraph</w:delText>
          </w:r>
        </w:del>
      </w:ins>
    </w:p>
    <w:p w:rsidR="007D376F" w:rsidRPr="00105375" w:rsidDel="00B24A26" w:rsidRDefault="007D376F">
      <w:pPr>
        <w:jc w:val="both"/>
        <w:rPr>
          <w:ins w:id="698" w:author="anorrie" w:date="2015-02-24T11:59:00Z"/>
          <w:del w:id="699" w:author="gkumar" w:date="2015-03-23T09:47:00Z"/>
        </w:rPr>
        <w:pPrChange w:id="700" w:author="gkumar" w:date="2015-06-05T15:48:00Z">
          <w:pPr>
            <w:pStyle w:val="BodyText"/>
          </w:pPr>
        </w:pPrChange>
      </w:pPr>
      <w:ins w:id="701" w:author="anorrie" w:date="2015-02-24T11:59:00Z">
        <w:del w:id="702" w:author="gkumar" w:date="2015-03-23T09:32:00Z">
          <w:r w:rsidDel="00A06429">
            <w:delText>Second paragraph</w:delText>
          </w:r>
        </w:del>
      </w:ins>
    </w:p>
    <w:p w:rsidR="007D376F" w:rsidRPr="007D376F" w:rsidDel="00B24A26" w:rsidRDefault="007D376F">
      <w:pPr>
        <w:jc w:val="both"/>
        <w:rPr>
          <w:ins w:id="703" w:author="anorrie" w:date="2015-02-24T11:41:00Z"/>
          <w:del w:id="704" w:author="gkumar" w:date="2015-03-23T09:47:00Z"/>
        </w:rPr>
        <w:pPrChange w:id="705" w:author="gkumar" w:date="2015-06-05T15:48:00Z">
          <w:pPr/>
        </w:pPrChange>
      </w:pPr>
    </w:p>
    <w:p w:rsidR="00854E39" w:rsidDel="00B24A26" w:rsidRDefault="00854E39">
      <w:pPr>
        <w:jc w:val="both"/>
        <w:rPr>
          <w:ins w:id="706" w:author="anorrie" w:date="2015-02-24T11:59:00Z"/>
          <w:del w:id="707" w:author="gkumar" w:date="2015-03-23T09:47:00Z"/>
        </w:rPr>
        <w:pPrChange w:id="708" w:author="gkumar" w:date="2015-06-05T15:48:00Z">
          <w:pPr/>
        </w:pPrChange>
      </w:pPr>
      <w:ins w:id="709" w:author="anorrie" w:date="2015-02-24T11:41:00Z">
        <w:del w:id="710" w:author="gkumar" w:date="2015-03-23T09:47:00Z">
          <w:r w:rsidRPr="00854E39" w:rsidDel="00B24A26">
            <w:rPr>
              <w:rFonts w:eastAsiaTheme="majorEastAsia"/>
              <w:b/>
              <w:bCs/>
              <w:i/>
              <w:iCs/>
              <w:color w:val="68ACD2"/>
              <w:sz w:val="24"/>
              <w:rPrChange w:id="711" w:author="anorrie" w:date="2015-02-24T11:46:00Z">
                <w:rPr>
                  <w:rFonts w:asciiTheme="minorHAnsi" w:hAnsiTheme="minorHAnsi"/>
                  <w:sz w:val="22"/>
                </w:rPr>
              </w:rPrChange>
            </w:rPr>
            <w:delText>Heading 4</w:delText>
          </w:r>
        </w:del>
      </w:ins>
    </w:p>
    <w:p w:rsidR="007D376F" w:rsidDel="00B24A26" w:rsidRDefault="007D376F">
      <w:pPr>
        <w:jc w:val="both"/>
        <w:rPr>
          <w:ins w:id="712" w:author="anorrie" w:date="2015-02-24T11:59:00Z"/>
          <w:del w:id="713" w:author="gkumar" w:date="2015-03-23T09:47:00Z"/>
        </w:rPr>
        <w:pPrChange w:id="714" w:author="gkumar" w:date="2015-06-05T15:48:00Z">
          <w:pPr>
            <w:pStyle w:val="BodyText"/>
          </w:pPr>
        </w:pPrChange>
      </w:pPr>
      <w:ins w:id="715" w:author="anorrie" w:date="2015-02-24T11:59:00Z">
        <w:del w:id="716" w:author="gkumar" w:date="2015-03-23T09:47:00Z">
          <w:r w:rsidDel="00B24A26">
            <w:delText>First paragraph</w:delText>
          </w:r>
        </w:del>
      </w:ins>
    </w:p>
    <w:p w:rsidR="007D376F" w:rsidRDefault="007D376F">
      <w:pPr>
        <w:jc w:val="both"/>
        <w:rPr>
          <w:ins w:id="717" w:author="anorrie" w:date="2015-06-04T10:15:00Z"/>
        </w:rPr>
        <w:pPrChange w:id="718" w:author="gkumar" w:date="2015-06-05T15:48:00Z">
          <w:pPr>
            <w:pStyle w:val="BodyText"/>
          </w:pPr>
        </w:pPrChange>
      </w:pPr>
      <w:ins w:id="719" w:author="anorrie" w:date="2015-02-24T11:59:00Z">
        <w:del w:id="720" w:author="gkumar" w:date="2015-03-23T09:47:00Z">
          <w:r w:rsidDel="00B24A26">
            <w:delText>Second paragraph</w:delText>
          </w:r>
        </w:del>
      </w:ins>
      <w:ins w:id="721" w:author="anorrie" w:date="2015-06-04T10:15:00Z">
        <w:r w:rsidR="0006627B">
          <w:t xml:space="preserve">  The</w:t>
        </w:r>
        <w:r w:rsidR="00871952">
          <w:t xml:space="preserve"> commands could be sent over any other Serial, USB or LAN connection (though network latency could make the </w:t>
        </w:r>
      </w:ins>
      <w:ins w:id="722" w:author="gkumar" w:date="2015-06-05T16:12:00Z">
        <w:r w:rsidR="000C58D8">
          <w:t>t</w:t>
        </w:r>
      </w:ins>
      <w:ins w:id="723" w:author="anorrie" w:date="2015-06-04T10:15:00Z">
        <w:del w:id="724" w:author="gkumar" w:date="2015-06-05T16:12:00Z">
          <w:r w:rsidR="00871952" w:rsidDel="000C58D8">
            <w:delText>l</w:delText>
          </w:r>
        </w:del>
        <w:proofErr w:type="gramStart"/>
        <w:r w:rsidR="00871952">
          <w:t>est</w:t>
        </w:r>
        <w:proofErr w:type="gramEnd"/>
        <w:r w:rsidR="00871952">
          <w:t xml:space="preserve"> less accurate via LAN).</w:t>
        </w:r>
      </w:ins>
    </w:p>
    <w:p w:rsidR="00871952" w:rsidRDefault="0006627B">
      <w:pPr>
        <w:jc w:val="both"/>
        <w:rPr>
          <w:ins w:id="725" w:author="anorrie" w:date="2015-06-04T10:18:00Z"/>
        </w:rPr>
        <w:pPrChange w:id="726" w:author="gkumar" w:date="2015-06-05T15:48:00Z">
          <w:pPr>
            <w:pStyle w:val="BodyText"/>
          </w:pPr>
        </w:pPrChange>
      </w:pPr>
      <w:ins w:id="727" w:author="anorrie" w:date="2016-07-28T16:29:00Z">
        <w:r>
          <w:t>Quarch have examples for Perl, Python, .NET Java.  Many other languages and automation tools can also be used to control the modules.</w:t>
        </w:r>
      </w:ins>
    </w:p>
    <w:p w:rsidR="00871952" w:rsidRDefault="00871952">
      <w:pPr>
        <w:rPr>
          <w:ins w:id="728" w:author="anorrie" w:date="2015-06-04T10:18:00Z"/>
        </w:rPr>
        <w:pPrChange w:id="729" w:author="anorrie" w:date="2015-06-04T10:14:00Z">
          <w:pPr>
            <w:pStyle w:val="BodyText"/>
          </w:pPr>
        </w:pPrChange>
      </w:pPr>
    </w:p>
    <w:p w:rsidR="00871952" w:rsidRDefault="00871952">
      <w:pPr>
        <w:rPr>
          <w:ins w:id="730" w:author="anorrie" w:date="2015-06-04T10:19:00Z"/>
          <w:rFonts w:eastAsiaTheme="majorEastAsia" w:cstheme="majorBidi"/>
          <w:b/>
          <w:bCs/>
          <w:color w:val="2A698C"/>
          <w:sz w:val="32"/>
          <w:szCs w:val="28"/>
        </w:rPr>
      </w:pPr>
      <w:ins w:id="731" w:author="anorrie" w:date="2015-06-04T10:19:00Z">
        <w:r>
          <w:br w:type="page"/>
        </w:r>
      </w:ins>
    </w:p>
    <w:p w:rsidR="00871952" w:rsidRPr="00105375" w:rsidRDefault="0006627B" w:rsidP="00391C4D">
      <w:pPr>
        <w:pStyle w:val="Heading1"/>
        <w:rPr>
          <w:ins w:id="732" w:author="anorrie" w:date="2015-02-24T11:59:00Z"/>
        </w:rPr>
        <w:pPrChange w:id="733" w:author="anorrie" w:date="2016-07-28T15:44:00Z">
          <w:pPr>
            <w:pStyle w:val="BodyText"/>
          </w:pPr>
        </w:pPrChange>
      </w:pPr>
      <w:bookmarkStart w:id="734" w:name="_Toc457486945"/>
      <w:ins w:id="735" w:author="anorrie" w:date="2016-07-28T16:35:00Z">
        <w:r>
          <w:br/>
        </w:r>
      </w:ins>
      <w:ins w:id="736" w:author="anorrie" w:date="2015-06-04T10:18:00Z">
        <w:r w:rsidR="00871952">
          <w:t>Appendix 1 –</w:t>
        </w:r>
      </w:ins>
      <w:ins w:id="737" w:author="anorrie" w:date="2016-07-28T16:35:00Z">
        <w:r>
          <w:t xml:space="preserve"> </w:t>
        </w:r>
      </w:ins>
      <w:ins w:id="738" w:author="anorrie" w:date="2015-06-04T10:20:00Z">
        <w:r w:rsidR="00871952">
          <w:t>Perl</w:t>
        </w:r>
      </w:ins>
      <w:ins w:id="739" w:author="anorrie" w:date="2016-07-28T16:35:00Z">
        <w:r>
          <w:t xml:space="preserve"> Example</w:t>
        </w:r>
      </w:ins>
      <w:ins w:id="740" w:author="anorrie" w:date="2015-06-04T10:20:00Z">
        <w:r w:rsidR="00871952">
          <w:t xml:space="preserve"> </w:t>
        </w:r>
      </w:ins>
      <w:ins w:id="741" w:author="anorrie" w:date="2015-06-04T10:18:00Z">
        <w:r w:rsidR="00871952">
          <w:t>Script</w:t>
        </w:r>
      </w:ins>
      <w:bookmarkEnd w:id="734"/>
    </w:p>
    <w:p w:rsidR="00871952" w:rsidRDefault="00B24A26" w:rsidP="00BF4409">
      <w:pPr>
        <w:tabs>
          <w:tab w:val="left" w:pos="2895"/>
        </w:tabs>
        <w:rPr>
          <w:ins w:id="742" w:author="anorrie" w:date="2015-06-04T10:19:00Z"/>
        </w:rPr>
      </w:pPr>
      <w:ins w:id="743" w:author="gkumar" w:date="2015-03-23T09:53:00Z">
        <w:r>
          <w:t xml:space="preserve">   </w:t>
        </w:r>
      </w:ins>
    </w:p>
    <w:p w:rsidR="00871952" w:rsidRPr="001E229F" w:rsidRDefault="00871952" w:rsidP="00871952">
      <w:pPr>
        <w:autoSpaceDE w:val="0"/>
        <w:autoSpaceDN w:val="0"/>
        <w:adjustRightInd w:val="0"/>
        <w:spacing w:after="0" w:line="240" w:lineRule="auto"/>
        <w:rPr>
          <w:ins w:id="744" w:author="anorrie" w:date="2015-06-04T10:19:00Z"/>
          <w:rFonts w:ascii="Courier New" w:hAnsi="Courier New" w:cs="Courier New"/>
          <w:color w:val="00B050"/>
          <w:sz w:val="22"/>
          <w:rPrChange w:id="745" w:author="gkumar" w:date="2015-06-05T15:52:00Z">
            <w:rPr>
              <w:ins w:id="746" w:author="anorrie" w:date="2015-06-04T10:19:00Z"/>
              <w:rFonts w:ascii="Courier New" w:hAnsi="Courier New" w:cs="Courier New"/>
              <w:sz w:val="22"/>
            </w:rPr>
          </w:rPrChange>
        </w:rPr>
      </w:pPr>
      <w:proofErr w:type="gramStart"/>
      <w:ins w:id="747" w:author="anorrie" w:date="2015-06-04T10:19:00Z">
        <w:r w:rsidRPr="001E229F">
          <w:rPr>
            <w:rFonts w:ascii="Courier New" w:hAnsi="Courier New" w:cs="Courier New"/>
            <w:color w:val="00B050"/>
            <w:sz w:val="22"/>
            <w:rPrChange w:id="748" w:author="gkumar" w:date="2015-06-05T15:52:00Z">
              <w:rPr>
                <w:rFonts w:ascii="Courier New" w:hAnsi="Courier New" w:cs="Courier New"/>
                <w:sz w:val="22"/>
              </w:rPr>
            </w:rPrChange>
          </w:rPr>
          <w:t>#!/</w:t>
        </w:r>
        <w:proofErr w:type="spellStart"/>
        <w:proofErr w:type="gramEnd"/>
        <w:r w:rsidRPr="001E229F">
          <w:rPr>
            <w:rFonts w:ascii="Courier New" w:hAnsi="Courier New" w:cs="Courier New"/>
            <w:color w:val="00B050"/>
            <w:sz w:val="22"/>
            <w:rPrChange w:id="749" w:author="gkumar" w:date="2015-06-05T15:52:00Z">
              <w:rPr>
                <w:rFonts w:ascii="Courier New" w:hAnsi="Courier New" w:cs="Courier New"/>
                <w:sz w:val="22"/>
              </w:rPr>
            </w:rPrChange>
          </w:rPr>
          <w:t>usr</w:t>
        </w:r>
        <w:proofErr w:type="spellEnd"/>
        <w:r w:rsidRPr="001E229F">
          <w:rPr>
            <w:rFonts w:ascii="Courier New" w:hAnsi="Courier New" w:cs="Courier New"/>
            <w:color w:val="00B050"/>
            <w:sz w:val="22"/>
            <w:rPrChange w:id="750" w:author="gkumar" w:date="2015-06-05T15:52:00Z">
              <w:rPr>
                <w:rFonts w:ascii="Courier New" w:hAnsi="Courier New" w:cs="Courier New"/>
                <w:sz w:val="22"/>
              </w:rPr>
            </w:rPrChange>
          </w:rPr>
          <w:t>/bin/</w:t>
        </w:r>
        <w:proofErr w:type="spellStart"/>
        <w:r w:rsidRPr="001E229F">
          <w:rPr>
            <w:rFonts w:ascii="Courier New" w:hAnsi="Courier New" w:cs="Courier New"/>
            <w:color w:val="00B050"/>
            <w:sz w:val="22"/>
            <w:rPrChange w:id="751" w:author="gkumar" w:date="2015-06-05T15:52:00Z">
              <w:rPr>
                <w:rFonts w:ascii="Courier New" w:hAnsi="Courier New" w:cs="Courier New"/>
                <w:sz w:val="22"/>
              </w:rPr>
            </w:rPrChange>
          </w:rPr>
          <w:t>perl</w:t>
        </w:r>
        <w:proofErr w:type="spellEnd"/>
      </w:ins>
    </w:p>
    <w:p w:rsidR="00871952" w:rsidRPr="001E229F" w:rsidRDefault="00871952" w:rsidP="00871952">
      <w:pPr>
        <w:autoSpaceDE w:val="0"/>
        <w:autoSpaceDN w:val="0"/>
        <w:adjustRightInd w:val="0"/>
        <w:spacing w:after="0" w:line="240" w:lineRule="auto"/>
        <w:rPr>
          <w:ins w:id="752" w:author="anorrie" w:date="2015-06-04T10:19:00Z"/>
          <w:rFonts w:ascii="Courier New" w:hAnsi="Courier New" w:cs="Courier New"/>
          <w:color w:val="00B050"/>
          <w:sz w:val="22"/>
          <w:rPrChange w:id="753" w:author="gkumar" w:date="2015-06-05T15:52:00Z">
            <w:rPr>
              <w:ins w:id="754" w:author="anorrie" w:date="2015-06-04T10:19:00Z"/>
              <w:rFonts w:ascii="Courier New" w:hAnsi="Courier New" w:cs="Courier New"/>
              <w:sz w:val="22"/>
            </w:rPr>
          </w:rPrChange>
        </w:rPr>
      </w:pPr>
      <w:ins w:id="755" w:author="anorrie" w:date="2015-06-04T10:19:00Z">
        <w:r w:rsidRPr="001E229F">
          <w:rPr>
            <w:rFonts w:ascii="Courier New" w:hAnsi="Courier New" w:cs="Courier New"/>
            <w:color w:val="00B050"/>
            <w:sz w:val="22"/>
            <w:rPrChange w:id="756" w:author="gkumar" w:date="2015-06-05T15:52:00Z">
              <w:rPr>
                <w:rFonts w:ascii="Courier New" w:hAnsi="Courier New" w:cs="Courier New"/>
                <w:sz w:val="22"/>
              </w:rPr>
            </w:rPrChange>
          </w:rPr>
          <w:t>#</w:t>
        </w:r>
      </w:ins>
    </w:p>
    <w:p w:rsidR="00871952" w:rsidRPr="001E229F" w:rsidRDefault="00871952" w:rsidP="00871952">
      <w:pPr>
        <w:autoSpaceDE w:val="0"/>
        <w:autoSpaceDN w:val="0"/>
        <w:adjustRightInd w:val="0"/>
        <w:spacing w:after="0" w:line="240" w:lineRule="auto"/>
        <w:rPr>
          <w:ins w:id="757" w:author="anorrie" w:date="2015-06-04T10:19:00Z"/>
          <w:rFonts w:ascii="Courier New" w:hAnsi="Courier New" w:cs="Courier New"/>
          <w:color w:val="00B050"/>
          <w:sz w:val="22"/>
          <w:rPrChange w:id="758" w:author="gkumar" w:date="2015-06-05T15:52:00Z">
            <w:rPr>
              <w:ins w:id="759" w:author="anorrie" w:date="2015-06-04T10:19:00Z"/>
              <w:rFonts w:ascii="Courier New" w:hAnsi="Courier New" w:cs="Courier New"/>
              <w:sz w:val="22"/>
            </w:rPr>
          </w:rPrChange>
        </w:rPr>
      </w:pPr>
      <w:ins w:id="760" w:author="anorrie" w:date="2015-06-04T10:19:00Z">
        <w:r w:rsidRPr="001E229F">
          <w:rPr>
            <w:rFonts w:ascii="Courier New" w:hAnsi="Courier New" w:cs="Courier New"/>
            <w:color w:val="00B050"/>
            <w:sz w:val="22"/>
            <w:rPrChange w:id="761" w:author="gkumar" w:date="2015-06-05T15:52:00Z">
              <w:rPr>
                <w:rFonts w:ascii="Courier New" w:hAnsi="Courier New" w:cs="Courier New"/>
                <w:sz w:val="22"/>
              </w:rPr>
            </w:rPrChange>
          </w:rPr>
          <w:t># Author: Mike Dearman</w:t>
        </w:r>
      </w:ins>
    </w:p>
    <w:p w:rsidR="00871952" w:rsidRPr="001E229F" w:rsidRDefault="00871952" w:rsidP="00871952">
      <w:pPr>
        <w:autoSpaceDE w:val="0"/>
        <w:autoSpaceDN w:val="0"/>
        <w:adjustRightInd w:val="0"/>
        <w:spacing w:after="0" w:line="240" w:lineRule="auto"/>
        <w:rPr>
          <w:ins w:id="762" w:author="anorrie" w:date="2015-06-04T10:19:00Z"/>
          <w:rFonts w:ascii="Courier New" w:hAnsi="Courier New" w:cs="Courier New"/>
          <w:color w:val="00B050"/>
          <w:sz w:val="22"/>
          <w:rPrChange w:id="763" w:author="gkumar" w:date="2015-06-05T15:52:00Z">
            <w:rPr>
              <w:ins w:id="764" w:author="anorrie" w:date="2015-06-04T10:19:00Z"/>
              <w:rFonts w:ascii="Courier New" w:hAnsi="Courier New" w:cs="Courier New"/>
              <w:sz w:val="22"/>
            </w:rPr>
          </w:rPrChange>
        </w:rPr>
      </w:pPr>
      <w:ins w:id="765" w:author="anorrie" w:date="2015-06-04T10:19:00Z">
        <w:r w:rsidRPr="001E229F">
          <w:rPr>
            <w:rFonts w:ascii="Courier New" w:hAnsi="Courier New" w:cs="Courier New"/>
            <w:color w:val="00B050"/>
            <w:sz w:val="22"/>
            <w:rPrChange w:id="766" w:author="gkumar" w:date="2015-06-05T15:52:00Z">
              <w:rPr>
                <w:rFonts w:ascii="Courier New" w:hAnsi="Courier New" w:cs="Courier New"/>
                <w:sz w:val="22"/>
              </w:rPr>
            </w:rPrChange>
          </w:rPr>
          <w:t># Date:   20-03-2015</w:t>
        </w:r>
      </w:ins>
    </w:p>
    <w:p w:rsidR="00871952" w:rsidRPr="001E229F" w:rsidRDefault="00871952" w:rsidP="00871952">
      <w:pPr>
        <w:autoSpaceDE w:val="0"/>
        <w:autoSpaceDN w:val="0"/>
        <w:adjustRightInd w:val="0"/>
        <w:spacing w:after="0" w:line="240" w:lineRule="auto"/>
        <w:rPr>
          <w:ins w:id="767" w:author="anorrie" w:date="2015-06-04T10:19:00Z"/>
          <w:rFonts w:ascii="Courier New" w:hAnsi="Courier New" w:cs="Courier New"/>
          <w:color w:val="00B050"/>
          <w:sz w:val="22"/>
          <w:rPrChange w:id="768" w:author="gkumar" w:date="2015-06-05T15:52:00Z">
            <w:rPr>
              <w:ins w:id="769" w:author="anorrie" w:date="2015-06-04T10:19:00Z"/>
              <w:rFonts w:ascii="Courier New" w:hAnsi="Courier New" w:cs="Courier New"/>
              <w:sz w:val="22"/>
            </w:rPr>
          </w:rPrChange>
        </w:rPr>
      </w:pPr>
      <w:ins w:id="770" w:author="anorrie" w:date="2015-06-04T10:19:00Z">
        <w:r w:rsidRPr="001E229F">
          <w:rPr>
            <w:rFonts w:ascii="Courier New" w:hAnsi="Courier New" w:cs="Courier New"/>
            <w:color w:val="00B050"/>
            <w:sz w:val="22"/>
            <w:rPrChange w:id="771" w:author="gkumar" w:date="2015-06-05T15:52:00Z">
              <w:rPr>
                <w:rFonts w:ascii="Courier New" w:hAnsi="Courier New" w:cs="Courier New"/>
                <w:sz w:val="22"/>
              </w:rPr>
            </w:rPrChange>
          </w:rPr>
          <w:t># Requirements: Win32::</w:t>
        </w:r>
        <w:proofErr w:type="spellStart"/>
        <w:r w:rsidRPr="001E229F">
          <w:rPr>
            <w:rFonts w:ascii="Courier New" w:hAnsi="Courier New" w:cs="Courier New"/>
            <w:color w:val="00B050"/>
            <w:sz w:val="22"/>
            <w:rPrChange w:id="772" w:author="gkumar" w:date="2015-06-05T15:52:00Z">
              <w:rPr>
                <w:rFonts w:ascii="Courier New" w:hAnsi="Courier New" w:cs="Courier New"/>
                <w:sz w:val="22"/>
              </w:rPr>
            </w:rPrChange>
          </w:rPr>
          <w:t>SerialPort</w:t>
        </w:r>
        <w:proofErr w:type="spellEnd"/>
        <w:r w:rsidRPr="001E229F">
          <w:rPr>
            <w:rFonts w:ascii="Courier New" w:hAnsi="Courier New" w:cs="Courier New"/>
            <w:color w:val="00B050"/>
            <w:sz w:val="22"/>
            <w:rPrChange w:id="773" w:author="gkumar" w:date="2015-06-05T15:52:00Z">
              <w:rPr>
                <w:rFonts w:ascii="Courier New" w:hAnsi="Courier New" w:cs="Courier New"/>
                <w:sz w:val="22"/>
              </w:rPr>
            </w:rPrChange>
          </w:rPr>
          <w:t xml:space="preserve"> </w:t>
        </w:r>
      </w:ins>
    </w:p>
    <w:p w:rsidR="00871952" w:rsidRPr="001E229F" w:rsidRDefault="00871952" w:rsidP="00871952">
      <w:pPr>
        <w:autoSpaceDE w:val="0"/>
        <w:autoSpaceDN w:val="0"/>
        <w:adjustRightInd w:val="0"/>
        <w:spacing w:after="0" w:line="240" w:lineRule="auto"/>
        <w:rPr>
          <w:ins w:id="774" w:author="anorrie" w:date="2015-06-04T10:19:00Z"/>
          <w:rFonts w:ascii="Courier New" w:hAnsi="Courier New" w:cs="Courier New"/>
          <w:color w:val="00B050"/>
          <w:sz w:val="22"/>
          <w:rPrChange w:id="775" w:author="gkumar" w:date="2015-06-05T15:52:00Z">
            <w:rPr>
              <w:ins w:id="776" w:author="anorrie" w:date="2015-06-04T10:19:00Z"/>
              <w:rFonts w:ascii="Courier New" w:hAnsi="Courier New" w:cs="Courier New"/>
              <w:sz w:val="22"/>
            </w:rPr>
          </w:rPrChange>
        </w:rPr>
      </w:pPr>
      <w:ins w:id="777" w:author="anorrie" w:date="2015-06-04T10:19:00Z">
        <w:r w:rsidRPr="001E229F">
          <w:rPr>
            <w:rFonts w:ascii="Courier New" w:hAnsi="Courier New" w:cs="Courier New"/>
            <w:color w:val="00B050"/>
            <w:sz w:val="22"/>
            <w:rPrChange w:id="778" w:author="gkumar" w:date="2015-06-05T15:52:00Z">
              <w:rPr>
                <w:rFonts w:ascii="Courier New" w:hAnsi="Courier New" w:cs="Courier New"/>
                <w:sz w:val="22"/>
              </w:rPr>
            </w:rPrChange>
          </w:rPr>
          <w:t># (Uses same interface as Device::</w:t>
        </w:r>
        <w:proofErr w:type="spellStart"/>
        <w:r w:rsidRPr="001E229F">
          <w:rPr>
            <w:rFonts w:ascii="Courier New" w:hAnsi="Courier New" w:cs="Courier New"/>
            <w:color w:val="00B050"/>
            <w:sz w:val="22"/>
            <w:rPrChange w:id="779" w:author="gkumar" w:date="2015-06-05T15:52:00Z">
              <w:rPr>
                <w:rFonts w:ascii="Courier New" w:hAnsi="Courier New" w:cs="Courier New"/>
                <w:sz w:val="22"/>
              </w:rPr>
            </w:rPrChange>
          </w:rPr>
          <w:t>SerialPort</w:t>
        </w:r>
        <w:proofErr w:type="spellEnd"/>
        <w:r w:rsidRPr="001E229F">
          <w:rPr>
            <w:rFonts w:ascii="Courier New" w:hAnsi="Courier New" w:cs="Courier New"/>
            <w:color w:val="00B050"/>
            <w:sz w:val="22"/>
            <w:rPrChange w:id="780" w:author="gkumar" w:date="2015-06-05T15:52:00Z">
              <w:rPr>
                <w:rFonts w:ascii="Courier New" w:hAnsi="Courier New" w:cs="Courier New"/>
                <w:sz w:val="22"/>
              </w:rPr>
            </w:rPrChange>
          </w:rPr>
          <w:t xml:space="preserve"> </w:t>
        </w:r>
        <w:proofErr w:type="spellStart"/>
        <w:r w:rsidRPr="001E229F">
          <w:rPr>
            <w:rFonts w:ascii="Courier New" w:hAnsi="Courier New" w:cs="Courier New"/>
            <w:color w:val="00B050"/>
            <w:sz w:val="22"/>
            <w:rPrChange w:id="781" w:author="gkumar" w:date="2015-06-05T15:52:00Z">
              <w:rPr>
                <w:rFonts w:ascii="Courier New" w:hAnsi="Courier New" w:cs="Courier New"/>
                <w:sz w:val="22"/>
              </w:rPr>
            </w:rPrChange>
          </w:rPr>
          <w:t>linux</w:t>
        </w:r>
        <w:proofErr w:type="spellEnd"/>
        <w:r w:rsidRPr="001E229F">
          <w:rPr>
            <w:rFonts w:ascii="Courier New" w:hAnsi="Courier New" w:cs="Courier New"/>
            <w:color w:val="00B050"/>
            <w:sz w:val="22"/>
            <w:rPrChange w:id="782" w:author="gkumar" w:date="2015-06-05T15:52:00Z">
              <w:rPr>
                <w:rFonts w:ascii="Courier New" w:hAnsi="Courier New" w:cs="Courier New"/>
                <w:sz w:val="22"/>
              </w:rPr>
            </w:rPrChange>
          </w:rPr>
          <w:t xml:space="preserve"> module so can be ported)</w:t>
        </w:r>
      </w:ins>
    </w:p>
    <w:p w:rsidR="00871952" w:rsidRPr="001E229F" w:rsidRDefault="00871952" w:rsidP="00871952">
      <w:pPr>
        <w:autoSpaceDE w:val="0"/>
        <w:autoSpaceDN w:val="0"/>
        <w:adjustRightInd w:val="0"/>
        <w:spacing w:after="0" w:line="240" w:lineRule="auto"/>
        <w:rPr>
          <w:ins w:id="783" w:author="anorrie" w:date="2015-06-04T10:19:00Z"/>
          <w:rFonts w:ascii="Courier New" w:hAnsi="Courier New" w:cs="Courier New"/>
          <w:color w:val="00B050"/>
          <w:sz w:val="22"/>
          <w:rPrChange w:id="784" w:author="gkumar" w:date="2015-06-05T15:52:00Z">
            <w:rPr>
              <w:ins w:id="785" w:author="anorrie" w:date="2015-06-04T10:19:00Z"/>
              <w:rFonts w:ascii="Courier New" w:hAnsi="Courier New" w:cs="Courier New"/>
              <w:sz w:val="22"/>
            </w:rPr>
          </w:rPrChange>
        </w:rPr>
      </w:pPr>
      <w:ins w:id="786" w:author="anorrie" w:date="2015-06-04T10:19:00Z">
        <w:r w:rsidRPr="001E229F">
          <w:rPr>
            <w:rFonts w:ascii="Courier New" w:hAnsi="Courier New" w:cs="Courier New"/>
            <w:color w:val="00B050"/>
            <w:sz w:val="22"/>
            <w:rPrChange w:id="787" w:author="gkumar" w:date="2015-06-05T15:52:00Z">
              <w:rPr>
                <w:rFonts w:ascii="Courier New" w:hAnsi="Courier New" w:cs="Courier New"/>
                <w:sz w:val="22"/>
              </w:rPr>
            </w:rPrChange>
          </w:rPr>
          <w:t>#</w:t>
        </w:r>
      </w:ins>
    </w:p>
    <w:p w:rsidR="00871952" w:rsidRPr="001E229F" w:rsidRDefault="00871952" w:rsidP="00871952">
      <w:pPr>
        <w:autoSpaceDE w:val="0"/>
        <w:autoSpaceDN w:val="0"/>
        <w:adjustRightInd w:val="0"/>
        <w:spacing w:after="0" w:line="240" w:lineRule="auto"/>
        <w:rPr>
          <w:ins w:id="788" w:author="anorrie" w:date="2015-06-04T10:19:00Z"/>
          <w:rFonts w:ascii="Courier New" w:hAnsi="Courier New" w:cs="Courier New"/>
          <w:color w:val="00B050"/>
          <w:sz w:val="22"/>
          <w:rPrChange w:id="789" w:author="gkumar" w:date="2015-06-05T15:52:00Z">
            <w:rPr>
              <w:ins w:id="790" w:author="anorrie" w:date="2015-06-04T10:19:00Z"/>
              <w:rFonts w:ascii="Courier New" w:hAnsi="Courier New" w:cs="Courier New"/>
              <w:sz w:val="22"/>
            </w:rPr>
          </w:rPrChange>
        </w:rPr>
      </w:pPr>
      <w:ins w:id="791" w:author="anorrie" w:date="2015-06-04T10:19:00Z">
        <w:r w:rsidRPr="001E229F">
          <w:rPr>
            <w:rFonts w:ascii="Courier New" w:hAnsi="Courier New" w:cs="Courier New"/>
            <w:color w:val="00B050"/>
            <w:sz w:val="22"/>
            <w:rPrChange w:id="792" w:author="gkumar" w:date="2015-06-05T15:52:00Z">
              <w:rPr>
                <w:rFonts w:ascii="Courier New" w:hAnsi="Courier New" w:cs="Courier New"/>
                <w:sz w:val="22"/>
              </w:rPr>
            </w:rPrChange>
          </w:rPr>
          <w:t># Version: 1.0</w:t>
        </w:r>
      </w:ins>
    </w:p>
    <w:p w:rsidR="00871952" w:rsidRPr="001E229F" w:rsidRDefault="00871952" w:rsidP="00871952">
      <w:pPr>
        <w:autoSpaceDE w:val="0"/>
        <w:autoSpaceDN w:val="0"/>
        <w:adjustRightInd w:val="0"/>
        <w:spacing w:after="0" w:line="240" w:lineRule="auto"/>
        <w:rPr>
          <w:ins w:id="793" w:author="anorrie" w:date="2015-06-04T10:19:00Z"/>
          <w:rFonts w:ascii="Courier New" w:hAnsi="Courier New" w:cs="Courier New"/>
          <w:color w:val="00B050"/>
          <w:sz w:val="22"/>
          <w:rPrChange w:id="794" w:author="gkumar" w:date="2015-06-05T15:52:00Z">
            <w:rPr>
              <w:ins w:id="795" w:author="anorrie" w:date="2015-06-04T10:19:00Z"/>
              <w:rFonts w:ascii="Courier New" w:hAnsi="Courier New" w:cs="Courier New"/>
              <w:sz w:val="22"/>
            </w:rPr>
          </w:rPrChange>
        </w:rPr>
      </w:pPr>
      <w:ins w:id="796" w:author="anorrie" w:date="2015-06-04T10:19:00Z">
        <w:r w:rsidRPr="001E229F">
          <w:rPr>
            <w:rFonts w:ascii="Courier New" w:hAnsi="Courier New" w:cs="Courier New"/>
            <w:color w:val="00B050"/>
            <w:sz w:val="22"/>
            <w:rPrChange w:id="797" w:author="gkumar" w:date="2015-06-05T15:52:00Z">
              <w:rPr>
                <w:rFonts w:ascii="Courier New" w:hAnsi="Courier New" w:cs="Courier New"/>
                <w:sz w:val="22"/>
              </w:rPr>
            </w:rPrChange>
          </w:rPr>
          <w:t>#</w:t>
        </w:r>
      </w:ins>
    </w:p>
    <w:p w:rsidR="00871952" w:rsidRPr="001E229F" w:rsidRDefault="00871952" w:rsidP="00871952">
      <w:pPr>
        <w:autoSpaceDE w:val="0"/>
        <w:autoSpaceDN w:val="0"/>
        <w:adjustRightInd w:val="0"/>
        <w:spacing w:after="0" w:line="240" w:lineRule="auto"/>
        <w:rPr>
          <w:ins w:id="798" w:author="anorrie" w:date="2015-06-04T10:19:00Z"/>
          <w:rFonts w:ascii="Courier New" w:hAnsi="Courier New" w:cs="Courier New"/>
          <w:color w:val="00B050"/>
          <w:sz w:val="22"/>
          <w:rPrChange w:id="799" w:author="gkumar" w:date="2015-06-05T15:50:00Z">
            <w:rPr>
              <w:ins w:id="800" w:author="anorrie" w:date="2015-06-04T10:19:00Z"/>
              <w:rFonts w:ascii="Courier New" w:hAnsi="Courier New" w:cs="Courier New"/>
              <w:sz w:val="22"/>
            </w:rPr>
          </w:rPrChange>
        </w:rPr>
      </w:pPr>
      <w:ins w:id="801" w:author="anorrie" w:date="2015-06-04T10:19:00Z">
        <w:r w:rsidRPr="001E229F">
          <w:rPr>
            <w:rFonts w:ascii="Courier New" w:hAnsi="Courier New" w:cs="Courier New"/>
            <w:color w:val="00B050"/>
            <w:sz w:val="22"/>
            <w:rPrChange w:id="802" w:author="gkumar" w:date="2015-06-05T15:50:00Z">
              <w:rPr>
                <w:rFonts w:ascii="Courier New" w:hAnsi="Courier New" w:cs="Courier New"/>
                <w:sz w:val="22"/>
              </w:rPr>
            </w:rPrChange>
          </w:rPr>
          <w:t xml:space="preserve"># Description:  This </w:t>
        </w:r>
        <w:proofErr w:type="spellStart"/>
        <w:r w:rsidRPr="001E229F">
          <w:rPr>
            <w:rFonts w:ascii="Courier New" w:hAnsi="Courier New" w:cs="Courier New"/>
            <w:color w:val="00B050"/>
            <w:sz w:val="22"/>
            <w:rPrChange w:id="803" w:author="gkumar" w:date="2015-06-05T15:50:00Z">
              <w:rPr>
                <w:rFonts w:ascii="Courier New" w:hAnsi="Courier New" w:cs="Courier New"/>
                <w:sz w:val="22"/>
              </w:rPr>
            </w:rPrChange>
          </w:rPr>
          <w:t>perl</w:t>
        </w:r>
        <w:proofErr w:type="spellEnd"/>
        <w:r w:rsidRPr="001E229F">
          <w:rPr>
            <w:rFonts w:ascii="Courier New" w:hAnsi="Courier New" w:cs="Courier New"/>
            <w:color w:val="00B050"/>
            <w:sz w:val="22"/>
            <w:rPrChange w:id="804" w:author="gkumar" w:date="2015-06-05T15:50:00Z">
              <w:rPr>
                <w:rFonts w:ascii="Courier New" w:hAnsi="Courier New" w:cs="Courier New"/>
                <w:sz w:val="22"/>
              </w:rPr>
            </w:rPrChange>
          </w:rPr>
          <w:t xml:space="preserve"> script is for customizing a sequence of events over a short interval of time manually.</w:t>
        </w:r>
      </w:ins>
    </w:p>
    <w:p w:rsidR="00871952" w:rsidRPr="001E229F" w:rsidRDefault="00871952" w:rsidP="00871952">
      <w:pPr>
        <w:autoSpaceDE w:val="0"/>
        <w:autoSpaceDN w:val="0"/>
        <w:adjustRightInd w:val="0"/>
        <w:spacing w:after="0" w:line="240" w:lineRule="auto"/>
        <w:rPr>
          <w:ins w:id="805" w:author="anorrie" w:date="2015-06-04T10:19:00Z"/>
          <w:rFonts w:ascii="Courier New" w:hAnsi="Courier New" w:cs="Courier New"/>
          <w:color w:val="00B050"/>
          <w:sz w:val="22"/>
          <w:rPrChange w:id="806" w:author="gkumar" w:date="2015-06-05T15:51:00Z">
            <w:rPr>
              <w:ins w:id="807" w:author="anorrie" w:date="2015-06-04T10:19:00Z"/>
              <w:rFonts w:ascii="Courier New" w:hAnsi="Courier New" w:cs="Courier New"/>
              <w:sz w:val="22"/>
            </w:rPr>
          </w:rPrChange>
        </w:rPr>
      </w:pPr>
      <w:ins w:id="808" w:author="anorrie" w:date="2015-06-04T10:19:00Z">
        <w:r w:rsidRPr="001E229F">
          <w:rPr>
            <w:rFonts w:ascii="Courier New" w:hAnsi="Courier New" w:cs="Courier New"/>
            <w:color w:val="00B050"/>
            <w:sz w:val="22"/>
            <w:rPrChange w:id="809" w:author="gkumar" w:date="2015-06-05T15:51:00Z">
              <w:rPr>
                <w:rFonts w:ascii="Courier New" w:hAnsi="Courier New" w:cs="Courier New"/>
                <w:sz w:val="22"/>
              </w:rPr>
            </w:rPrChange>
          </w:rPr>
          <w:t xml:space="preserve"># PCIe Card Module has been connected via a serial </w:t>
        </w:r>
        <w:proofErr w:type="spellStart"/>
        <w:r w:rsidRPr="001E229F">
          <w:rPr>
            <w:rFonts w:ascii="Courier New" w:hAnsi="Courier New" w:cs="Courier New"/>
            <w:color w:val="00B050"/>
            <w:sz w:val="22"/>
            <w:rPrChange w:id="810" w:author="gkumar" w:date="2015-06-05T15:51:00Z">
              <w:rPr>
                <w:rFonts w:ascii="Courier New" w:hAnsi="Courier New" w:cs="Courier New"/>
                <w:sz w:val="22"/>
              </w:rPr>
            </w:rPrChange>
          </w:rPr>
          <w:t>connection.In</w:t>
        </w:r>
        <w:proofErr w:type="spellEnd"/>
        <w:r w:rsidRPr="001E229F">
          <w:rPr>
            <w:rFonts w:ascii="Courier New" w:hAnsi="Courier New" w:cs="Courier New"/>
            <w:color w:val="00B050"/>
            <w:sz w:val="22"/>
            <w:rPrChange w:id="811" w:author="gkumar" w:date="2015-06-05T15:51:00Z">
              <w:rPr>
                <w:rFonts w:ascii="Courier New" w:hAnsi="Courier New" w:cs="Courier New"/>
                <w:sz w:val="22"/>
              </w:rPr>
            </w:rPrChange>
          </w:rPr>
          <w:t xml:space="preserve"> this case the customer has been using complex </w:t>
        </w:r>
      </w:ins>
    </w:p>
    <w:p w:rsidR="00871952" w:rsidRPr="001E229F" w:rsidDel="0066373C" w:rsidRDefault="00871952" w:rsidP="00871952">
      <w:pPr>
        <w:autoSpaceDE w:val="0"/>
        <w:autoSpaceDN w:val="0"/>
        <w:adjustRightInd w:val="0"/>
        <w:spacing w:after="0" w:line="240" w:lineRule="auto"/>
        <w:rPr>
          <w:ins w:id="812" w:author="anorrie" w:date="2015-06-04T10:19:00Z"/>
          <w:del w:id="813" w:author="gkumar" w:date="2015-06-08T09:34:00Z"/>
          <w:rFonts w:ascii="Courier New" w:hAnsi="Courier New" w:cs="Courier New"/>
          <w:color w:val="00B050"/>
          <w:sz w:val="22"/>
          <w:rPrChange w:id="814" w:author="gkumar" w:date="2015-06-05T15:51:00Z">
            <w:rPr>
              <w:ins w:id="815" w:author="anorrie" w:date="2015-06-04T10:19:00Z"/>
              <w:del w:id="816" w:author="gkumar" w:date="2015-06-08T09:34:00Z"/>
              <w:rFonts w:ascii="Courier New" w:hAnsi="Courier New" w:cs="Courier New"/>
              <w:sz w:val="22"/>
            </w:rPr>
          </w:rPrChange>
        </w:rPr>
      </w:pPr>
      <w:ins w:id="817" w:author="anorrie" w:date="2015-06-04T10:19:00Z">
        <w:r w:rsidRPr="001E229F">
          <w:rPr>
            <w:rFonts w:ascii="Courier New" w:hAnsi="Courier New" w:cs="Courier New"/>
            <w:color w:val="00B050"/>
            <w:sz w:val="22"/>
            <w:rPrChange w:id="818" w:author="gkumar" w:date="2015-06-05T15:51:00Z">
              <w:rPr>
                <w:rFonts w:ascii="Courier New" w:hAnsi="Courier New" w:cs="Courier New"/>
                <w:sz w:val="22"/>
              </w:rPr>
            </w:rPrChange>
          </w:rPr>
          <w:t xml:space="preserve"># </w:t>
        </w:r>
        <w:proofErr w:type="gramStart"/>
        <w:r w:rsidRPr="001E229F">
          <w:rPr>
            <w:rFonts w:ascii="Courier New" w:hAnsi="Courier New" w:cs="Courier New"/>
            <w:color w:val="00B050"/>
            <w:sz w:val="22"/>
            <w:rPrChange w:id="819" w:author="gkumar" w:date="2015-06-05T15:51:00Z">
              <w:rPr>
                <w:rFonts w:ascii="Courier New" w:hAnsi="Courier New" w:cs="Courier New"/>
                <w:sz w:val="22"/>
              </w:rPr>
            </w:rPrChange>
          </w:rPr>
          <w:t>server</w:t>
        </w:r>
        <w:proofErr w:type="gramEnd"/>
        <w:r w:rsidRPr="001E229F">
          <w:rPr>
            <w:rFonts w:ascii="Courier New" w:hAnsi="Courier New" w:cs="Courier New"/>
            <w:color w:val="00B050"/>
            <w:sz w:val="22"/>
            <w:rPrChange w:id="820" w:author="gkumar" w:date="2015-06-05T15:51:00Z">
              <w:rPr>
                <w:rFonts w:ascii="Courier New" w:hAnsi="Courier New" w:cs="Courier New"/>
                <w:sz w:val="22"/>
              </w:rPr>
            </w:rPrChange>
          </w:rPr>
          <w:t xml:space="preserve"> backplane design which has an FPGA which is controlling PERST#, SSD +12V and REFCLK. </w:t>
        </w:r>
      </w:ins>
    </w:p>
    <w:p w:rsidR="00871952" w:rsidRDefault="00871952" w:rsidP="00871952">
      <w:pPr>
        <w:autoSpaceDE w:val="0"/>
        <w:autoSpaceDN w:val="0"/>
        <w:adjustRightInd w:val="0"/>
        <w:spacing w:after="0" w:line="240" w:lineRule="auto"/>
        <w:rPr>
          <w:ins w:id="821" w:author="anorrie" w:date="2015-06-04T10:19:00Z"/>
          <w:rFonts w:ascii="Courier New" w:hAnsi="Courier New" w:cs="Courier New"/>
          <w:sz w:val="22"/>
        </w:rPr>
      </w:pPr>
    </w:p>
    <w:p w:rsidR="00871952" w:rsidRDefault="00871952" w:rsidP="00871952">
      <w:pPr>
        <w:autoSpaceDE w:val="0"/>
        <w:autoSpaceDN w:val="0"/>
        <w:adjustRightInd w:val="0"/>
        <w:spacing w:after="0" w:line="240" w:lineRule="auto"/>
        <w:rPr>
          <w:ins w:id="822" w:author="anorrie" w:date="2015-06-04T10:19:00Z"/>
          <w:rFonts w:ascii="Courier New" w:hAnsi="Courier New" w:cs="Courier New"/>
          <w:sz w:val="22"/>
        </w:rPr>
      </w:pPr>
    </w:p>
    <w:p w:rsidR="00871952" w:rsidRDefault="00871952" w:rsidP="00871952">
      <w:pPr>
        <w:autoSpaceDE w:val="0"/>
        <w:autoSpaceDN w:val="0"/>
        <w:adjustRightInd w:val="0"/>
        <w:spacing w:after="0" w:line="240" w:lineRule="auto"/>
        <w:rPr>
          <w:ins w:id="823" w:author="anorrie" w:date="2015-06-04T10:19:00Z"/>
          <w:rFonts w:ascii="Courier New" w:hAnsi="Courier New" w:cs="Courier New"/>
          <w:sz w:val="22"/>
        </w:rPr>
      </w:pPr>
      <w:proofErr w:type="gramStart"/>
      <w:ins w:id="824" w:author="anorrie" w:date="2015-06-04T10:19:00Z">
        <w:r>
          <w:rPr>
            <w:rFonts w:ascii="Courier New" w:hAnsi="Courier New" w:cs="Courier New"/>
            <w:sz w:val="22"/>
          </w:rPr>
          <w:t>use</w:t>
        </w:r>
        <w:proofErr w:type="gramEnd"/>
        <w:r>
          <w:rPr>
            <w:rFonts w:ascii="Courier New" w:hAnsi="Courier New" w:cs="Courier New"/>
            <w:sz w:val="22"/>
          </w:rPr>
          <w:t xml:space="preserve"> strict;</w:t>
        </w:r>
      </w:ins>
    </w:p>
    <w:p w:rsidR="00871952" w:rsidRDefault="00871952" w:rsidP="00871952">
      <w:pPr>
        <w:autoSpaceDE w:val="0"/>
        <w:autoSpaceDN w:val="0"/>
        <w:adjustRightInd w:val="0"/>
        <w:spacing w:after="0" w:line="240" w:lineRule="auto"/>
        <w:rPr>
          <w:ins w:id="825" w:author="anorrie" w:date="2015-06-04T10:19:00Z"/>
          <w:rFonts w:ascii="Courier New" w:hAnsi="Courier New" w:cs="Courier New"/>
          <w:sz w:val="22"/>
        </w:rPr>
      </w:pPr>
      <w:proofErr w:type="gramStart"/>
      <w:ins w:id="826" w:author="anorrie" w:date="2015-06-04T10:19:00Z">
        <w:r>
          <w:rPr>
            <w:rFonts w:ascii="Courier New" w:hAnsi="Courier New" w:cs="Courier New"/>
            <w:sz w:val="22"/>
          </w:rPr>
          <w:t>use</w:t>
        </w:r>
        <w:proofErr w:type="gramEnd"/>
        <w:r>
          <w:rPr>
            <w:rFonts w:ascii="Courier New" w:hAnsi="Courier New" w:cs="Courier New"/>
            <w:sz w:val="22"/>
          </w:rPr>
          <w:t xml:space="preserve"> warnings;</w:t>
        </w:r>
      </w:ins>
    </w:p>
    <w:p w:rsidR="00871952" w:rsidRDefault="00871952" w:rsidP="00871952">
      <w:pPr>
        <w:autoSpaceDE w:val="0"/>
        <w:autoSpaceDN w:val="0"/>
        <w:adjustRightInd w:val="0"/>
        <w:spacing w:after="0" w:line="240" w:lineRule="auto"/>
        <w:rPr>
          <w:ins w:id="827" w:author="anorrie" w:date="2015-06-04T10:19:00Z"/>
          <w:rFonts w:ascii="Courier New" w:hAnsi="Courier New" w:cs="Courier New"/>
          <w:sz w:val="22"/>
        </w:rPr>
      </w:pPr>
      <w:proofErr w:type="gramStart"/>
      <w:ins w:id="828" w:author="anorrie" w:date="2015-06-04T10:19:00Z">
        <w:r>
          <w:rPr>
            <w:rFonts w:ascii="Courier New" w:hAnsi="Courier New" w:cs="Courier New"/>
            <w:sz w:val="22"/>
          </w:rPr>
          <w:t>use</w:t>
        </w:r>
        <w:proofErr w:type="gramEnd"/>
        <w:r>
          <w:rPr>
            <w:rFonts w:ascii="Courier New" w:hAnsi="Courier New" w:cs="Courier New"/>
            <w:sz w:val="22"/>
          </w:rPr>
          <w:t xml:space="preserve"> Time::</w:t>
        </w:r>
        <w:proofErr w:type="spellStart"/>
        <w:r>
          <w:rPr>
            <w:rFonts w:ascii="Courier New" w:hAnsi="Courier New" w:cs="Courier New"/>
            <w:sz w:val="22"/>
          </w:rPr>
          <w:t>HiRes</w:t>
        </w:r>
        <w:proofErr w:type="spellEnd"/>
        <w:r>
          <w:rPr>
            <w:rFonts w:ascii="Courier New" w:hAnsi="Courier New" w:cs="Courier New"/>
            <w:sz w:val="22"/>
          </w:rPr>
          <w:t xml:space="preserve"> </w:t>
        </w:r>
        <w:proofErr w:type="spellStart"/>
        <w:r>
          <w:rPr>
            <w:rFonts w:ascii="Courier New" w:hAnsi="Courier New" w:cs="Courier New"/>
            <w:sz w:val="22"/>
          </w:rPr>
          <w:t>qw</w:t>
        </w:r>
        <w:proofErr w:type="spellEnd"/>
        <w:r>
          <w:rPr>
            <w:rFonts w:ascii="Courier New" w:hAnsi="Courier New" w:cs="Courier New"/>
            <w:sz w:val="22"/>
          </w:rPr>
          <w:t xml:space="preserve"> (sleep);       </w:t>
        </w:r>
        <w:r w:rsidRPr="001E229F">
          <w:rPr>
            <w:rFonts w:ascii="Courier New" w:hAnsi="Courier New" w:cs="Courier New"/>
            <w:color w:val="00B050"/>
            <w:sz w:val="22"/>
            <w:rPrChange w:id="829" w:author="gkumar" w:date="2015-06-05T15:52:00Z">
              <w:rPr>
                <w:rFonts w:ascii="Courier New" w:hAnsi="Courier New" w:cs="Courier New"/>
                <w:sz w:val="22"/>
              </w:rPr>
            </w:rPrChange>
          </w:rPr>
          <w:t xml:space="preserve"># Perl Sleep command for short intervals </w:t>
        </w:r>
      </w:ins>
    </w:p>
    <w:p w:rsidR="00871952" w:rsidRDefault="00871952" w:rsidP="00871952">
      <w:pPr>
        <w:autoSpaceDE w:val="0"/>
        <w:autoSpaceDN w:val="0"/>
        <w:adjustRightInd w:val="0"/>
        <w:spacing w:after="0" w:line="240" w:lineRule="auto"/>
        <w:rPr>
          <w:ins w:id="830" w:author="anorrie" w:date="2015-06-04T10:19:00Z"/>
          <w:rFonts w:ascii="Courier New" w:hAnsi="Courier New" w:cs="Courier New"/>
          <w:sz w:val="22"/>
        </w:rPr>
      </w:pPr>
      <w:proofErr w:type="gramStart"/>
      <w:ins w:id="831" w:author="anorrie" w:date="2015-06-04T10:19:00Z">
        <w:r>
          <w:rPr>
            <w:rFonts w:ascii="Courier New" w:hAnsi="Courier New" w:cs="Courier New"/>
            <w:sz w:val="22"/>
          </w:rPr>
          <w:t>use</w:t>
        </w:r>
        <w:proofErr w:type="gramEnd"/>
        <w:r>
          <w:rPr>
            <w:rFonts w:ascii="Courier New" w:hAnsi="Courier New" w:cs="Courier New"/>
            <w:sz w:val="22"/>
          </w:rPr>
          <w:t xml:space="preserve"> Win32::</w:t>
        </w:r>
        <w:proofErr w:type="spellStart"/>
        <w:r>
          <w:rPr>
            <w:rFonts w:ascii="Courier New" w:hAnsi="Courier New" w:cs="Courier New"/>
            <w:sz w:val="22"/>
          </w:rPr>
          <w:t>SerialPort</w:t>
        </w:r>
        <w:proofErr w:type="spellEnd"/>
        <w:r>
          <w:rPr>
            <w:rFonts w:ascii="Courier New" w:hAnsi="Courier New" w:cs="Courier New"/>
            <w:sz w:val="22"/>
          </w:rPr>
          <w:t xml:space="preserve">;            </w:t>
        </w:r>
        <w:r w:rsidRPr="001E229F">
          <w:rPr>
            <w:rFonts w:ascii="Courier New" w:hAnsi="Courier New" w:cs="Courier New"/>
            <w:color w:val="00B050"/>
            <w:sz w:val="22"/>
            <w:rPrChange w:id="832" w:author="gkumar" w:date="2015-06-05T15:53:00Z">
              <w:rPr>
                <w:rFonts w:ascii="Courier New" w:hAnsi="Courier New" w:cs="Courier New"/>
                <w:sz w:val="22"/>
              </w:rPr>
            </w:rPrChange>
          </w:rPr>
          <w:t># use Win32 serial port module</w:t>
        </w:r>
      </w:ins>
    </w:p>
    <w:p w:rsidR="00871952" w:rsidRDefault="00871952" w:rsidP="00871952">
      <w:pPr>
        <w:autoSpaceDE w:val="0"/>
        <w:autoSpaceDN w:val="0"/>
        <w:adjustRightInd w:val="0"/>
        <w:spacing w:after="0" w:line="240" w:lineRule="auto"/>
        <w:rPr>
          <w:ins w:id="833" w:author="anorrie" w:date="2015-06-04T10:19:00Z"/>
          <w:rFonts w:ascii="Courier New" w:hAnsi="Courier New" w:cs="Courier New"/>
          <w:sz w:val="22"/>
        </w:rPr>
      </w:pPr>
    </w:p>
    <w:p w:rsidR="00871952" w:rsidRPr="001E229F" w:rsidRDefault="00871952" w:rsidP="00871952">
      <w:pPr>
        <w:autoSpaceDE w:val="0"/>
        <w:autoSpaceDN w:val="0"/>
        <w:adjustRightInd w:val="0"/>
        <w:spacing w:after="0" w:line="240" w:lineRule="auto"/>
        <w:rPr>
          <w:ins w:id="834" w:author="anorrie" w:date="2015-06-04T10:19:00Z"/>
          <w:rFonts w:ascii="Courier New" w:hAnsi="Courier New" w:cs="Courier New"/>
          <w:color w:val="00B050"/>
          <w:sz w:val="22"/>
          <w:rPrChange w:id="835" w:author="gkumar" w:date="2015-06-05T15:53:00Z">
            <w:rPr>
              <w:ins w:id="836" w:author="anorrie" w:date="2015-06-04T10:19:00Z"/>
              <w:rFonts w:ascii="Courier New" w:hAnsi="Courier New" w:cs="Courier New"/>
              <w:sz w:val="22"/>
            </w:rPr>
          </w:rPrChange>
        </w:rPr>
      </w:pPr>
      <w:ins w:id="837" w:author="anorrie" w:date="2015-06-04T10:19:00Z">
        <w:r w:rsidRPr="001E229F">
          <w:rPr>
            <w:rFonts w:ascii="Courier New" w:hAnsi="Courier New" w:cs="Courier New"/>
            <w:color w:val="00B050"/>
            <w:sz w:val="22"/>
            <w:rPrChange w:id="838" w:author="gkumar" w:date="2015-06-05T15:53:00Z">
              <w:rPr>
                <w:rFonts w:ascii="Courier New" w:hAnsi="Courier New" w:cs="Courier New"/>
                <w:sz w:val="22"/>
              </w:rPr>
            </w:rPrChange>
          </w:rPr>
          <w:t xml:space="preserve"># Import </w:t>
        </w:r>
        <w:proofErr w:type="spellStart"/>
        <w:r w:rsidRPr="001E229F">
          <w:rPr>
            <w:rFonts w:ascii="Courier New" w:hAnsi="Courier New" w:cs="Courier New"/>
            <w:color w:val="00B050"/>
            <w:sz w:val="22"/>
            <w:rPrChange w:id="839" w:author="gkumar" w:date="2015-06-05T15:53:00Z">
              <w:rPr>
                <w:rFonts w:ascii="Courier New" w:hAnsi="Courier New" w:cs="Courier New"/>
                <w:sz w:val="22"/>
              </w:rPr>
            </w:rPrChange>
          </w:rPr>
          <w:t>torridon</w:t>
        </w:r>
        <w:proofErr w:type="spellEnd"/>
        <w:r w:rsidRPr="001E229F">
          <w:rPr>
            <w:rFonts w:ascii="Courier New" w:hAnsi="Courier New" w:cs="Courier New"/>
            <w:color w:val="00B050"/>
            <w:sz w:val="22"/>
            <w:rPrChange w:id="840" w:author="gkumar" w:date="2015-06-05T15:53:00Z">
              <w:rPr>
                <w:rFonts w:ascii="Courier New" w:hAnsi="Courier New" w:cs="Courier New"/>
                <w:sz w:val="22"/>
              </w:rPr>
            </w:rPrChange>
          </w:rPr>
          <w:t xml:space="preserve"> common functions</w:t>
        </w:r>
      </w:ins>
      <w:ins w:id="841" w:author="gkumar" w:date="2015-06-08T09:35:00Z">
        <w:r w:rsidR="0066373C">
          <w:rPr>
            <w:rFonts w:ascii="Courier New" w:hAnsi="Courier New" w:cs="Courier New"/>
            <w:color w:val="00B050"/>
            <w:sz w:val="22"/>
          </w:rPr>
          <w:t>, See Appendix - 2</w:t>
        </w:r>
      </w:ins>
    </w:p>
    <w:p w:rsidR="00871952" w:rsidRDefault="00871952" w:rsidP="00871952">
      <w:pPr>
        <w:autoSpaceDE w:val="0"/>
        <w:autoSpaceDN w:val="0"/>
        <w:adjustRightInd w:val="0"/>
        <w:spacing w:after="0" w:line="240" w:lineRule="auto"/>
        <w:rPr>
          <w:ins w:id="842" w:author="anorrie" w:date="2015-06-04T10:19:00Z"/>
          <w:rFonts w:ascii="Courier New" w:hAnsi="Courier New" w:cs="Courier New"/>
          <w:sz w:val="22"/>
        </w:rPr>
      </w:pPr>
      <w:proofErr w:type="gramStart"/>
      <w:ins w:id="843" w:author="anorrie" w:date="2015-06-04T10:19:00Z">
        <w:r>
          <w:rPr>
            <w:rFonts w:ascii="Courier New" w:hAnsi="Courier New" w:cs="Courier New"/>
            <w:sz w:val="22"/>
          </w:rPr>
          <w:t>require</w:t>
        </w:r>
        <w:proofErr w:type="gramEnd"/>
        <w:r>
          <w:rPr>
            <w:rFonts w:ascii="Courier New" w:hAnsi="Courier New" w:cs="Courier New"/>
            <w:sz w:val="22"/>
          </w:rPr>
          <w:t xml:space="preserve"> 'TorridonCommon.pl';</w:t>
        </w:r>
      </w:ins>
    </w:p>
    <w:p w:rsidR="00871952" w:rsidDel="0066373C" w:rsidRDefault="00871952" w:rsidP="00871952">
      <w:pPr>
        <w:autoSpaceDE w:val="0"/>
        <w:autoSpaceDN w:val="0"/>
        <w:adjustRightInd w:val="0"/>
        <w:spacing w:after="0" w:line="240" w:lineRule="auto"/>
        <w:rPr>
          <w:ins w:id="844" w:author="anorrie" w:date="2015-06-04T10:19:00Z"/>
          <w:del w:id="845" w:author="gkumar" w:date="2015-06-08T09:34:00Z"/>
          <w:rFonts w:ascii="Courier New" w:hAnsi="Courier New" w:cs="Courier New"/>
          <w:sz w:val="22"/>
        </w:rPr>
      </w:pPr>
    </w:p>
    <w:p w:rsidR="00871952" w:rsidRDefault="00871952" w:rsidP="00871952">
      <w:pPr>
        <w:autoSpaceDE w:val="0"/>
        <w:autoSpaceDN w:val="0"/>
        <w:adjustRightInd w:val="0"/>
        <w:spacing w:after="0" w:line="240" w:lineRule="auto"/>
        <w:rPr>
          <w:ins w:id="846" w:author="anorrie" w:date="2015-06-04T10:19:00Z"/>
          <w:rFonts w:ascii="Courier New" w:hAnsi="Courier New" w:cs="Courier New"/>
          <w:sz w:val="22"/>
        </w:rPr>
      </w:pPr>
    </w:p>
    <w:p w:rsidR="00871952" w:rsidRDefault="00871952" w:rsidP="00871952">
      <w:pPr>
        <w:autoSpaceDE w:val="0"/>
        <w:autoSpaceDN w:val="0"/>
        <w:adjustRightInd w:val="0"/>
        <w:spacing w:after="0" w:line="240" w:lineRule="auto"/>
        <w:rPr>
          <w:ins w:id="847" w:author="anorrie" w:date="2015-06-04T10:19:00Z"/>
          <w:rFonts w:ascii="Courier New" w:hAnsi="Courier New" w:cs="Courier New"/>
          <w:sz w:val="22"/>
        </w:rPr>
      </w:pPr>
      <w:ins w:id="848" w:author="anorrie" w:date="2015-06-04T10:19:00Z">
        <w:r>
          <w:rPr>
            <w:rFonts w:ascii="Courier New" w:hAnsi="Courier New" w:cs="Courier New"/>
            <w:sz w:val="22"/>
          </w:rPr>
          <w:t>#</w:t>
        </w:r>
      </w:ins>
    </w:p>
    <w:p w:rsidR="00871952" w:rsidRPr="001E229F" w:rsidRDefault="00871952" w:rsidP="00871952">
      <w:pPr>
        <w:autoSpaceDE w:val="0"/>
        <w:autoSpaceDN w:val="0"/>
        <w:adjustRightInd w:val="0"/>
        <w:spacing w:after="0" w:line="240" w:lineRule="auto"/>
        <w:rPr>
          <w:ins w:id="849" w:author="anorrie" w:date="2015-06-04T10:19:00Z"/>
          <w:rFonts w:ascii="Courier New" w:hAnsi="Courier New" w:cs="Courier New"/>
          <w:color w:val="00B050"/>
          <w:sz w:val="22"/>
          <w:rPrChange w:id="850" w:author="gkumar" w:date="2015-06-05T15:50:00Z">
            <w:rPr>
              <w:ins w:id="851" w:author="anorrie" w:date="2015-06-04T10:19:00Z"/>
              <w:rFonts w:ascii="Courier New" w:hAnsi="Courier New" w:cs="Courier New"/>
              <w:sz w:val="22"/>
            </w:rPr>
          </w:rPrChange>
        </w:rPr>
      </w:pPr>
      <w:ins w:id="852" w:author="anorrie" w:date="2015-06-04T10:19:00Z">
        <w:r w:rsidRPr="001E229F">
          <w:rPr>
            <w:rFonts w:ascii="Courier New" w:hAnsi="Courier New" w:cs="Courier New"/>
            <w:color w:val="00B050"/>
            <w:sz w:val="22"/>
            <w:rPrChange w:id="853" w:author="gkumar" w:date="2015-06-05T15:50:00Z">
              <w:rPr>
                <w:rFonts w:ascii="Courier New" w:hAnsi="Courier New" w:cs="Courier New"/>
                <w:sz w:val="22"/>
              </w:rPr>
            </w:rPrChange>
          </w:rPr>
          <w:t># Serial Settings</w:t>
        </w:r>
      </w:ins>
    </w:p>
    <w:p w:rsidR="00871952" w:rsidRDefault="00871952" w:rsidP="00871952">
      <w:pPr>
        <w:autoSpaceDE w:val="0"/>
        <w:autoSpaceDN w:val="0"/>
        <w:adjustRightInd w:val="0"/>
        <w:spacing w:after="0" w:line="240" w:lineRule="auto"/>
        <w:rPr>
          <w:ins w:id="854" w:author="anorrie" w:date="2015-06-04T10:19:00Z"/>
          <w:rFonts w:ascii="Courier New" w:hAnsi="Courier New" w:cs="Courier New"/>
          <w:sz w:val="22"/>
        </w:rPr>
      </w:pPr>
      <w:ins w:id="855" w:author="anorrie" w:date="2015-06-04T10:19:00Z">
        <w:r>
          <w:rPr>
            <w:rFonts w:ascii="Courier New" w:hAnsi="Courier New" w:cs="Courier New"/>
            <w:sz w:val="22"/>
          </w:rPr>
          <w:t>#</w:t>
        </w:r>
      </w:ins>
    </w:p>
    <w:p w:rsidR="00871952" w:rsidRPr="001E229F" w:rsidRDefault="00871952" w:rsidP="00871952">
      <w:pPr>
        <w:autoSpaceDE w:val="0"/>
        <w:autoSpaceDN w:val="0"/>
        <w:adjustRightInd w:val="0"/>
        <w:spacing w:after="0" w:line="240" w:lineRule="auto"/>
        <w:rPr>
          <w:ins w:id="856" w:author="anorrie" w:date="2015-06-04T10:19:00Z"/>
          <w:rFonts w:ascii="Courier New" w:hAnsi="Courier New" w:cs="Courier New"/>
          <w:color w:val="00B050"/>
          <w:sz w:val="22"/>
          <w:rPrChange w:id="857" w:author="gkumar" w:date="2015-06-05T15:50:00Z">
            <w:rPr>
              <w:ins w:id="858" w:author="anorrie" w:date="2015-06-04T10:19:00Z"/>
              <w:rFonts w:ascii="Courier New" w:hAnsi="Courier New" w:cs="Courier New"/>
              <w:sz w:val="22"/>
            </w:rPr>
          </w:rPrChange>
        </w:rPr>
      </w:pPr>
      <w:ins w:id="859" w:author="anorrie" w:date="2015-06-04T10:19:00Z">
        <w:r w:rsidRPr="001E229F">
          <w:rPr>
            <w:rFonts w:ascii="Courier New" w:hAnsi="Courier New" w:cs="Courier New"/>
            <w:color w:val="00B050"/>
            <w:sz w:val="22"/>
            <w:rPrChange w:id="860" w:author="gkumar" w:date="2015-06-05T15:50:00Z">
              <w:rPr>
                <w:rFonts w:ascii="Courier New" w:hAnsi="Courier New" w:cs="Courier New"/>
                <w:sz w:val="22"/>
              </w:rPr>
            </w:rPrChange>
          </w:rPr>
          <w:t xml:space="preserve"># </w:t>
        </w:r>
        <w:proofErr w:type="gramStart"/>
        <w:r w:rsidRPr="001E229F">
          <w:rPr>
            <w:rFonts w:ascii="Courier New" w:hAnsi="Courier New" w:cs="Courier New"/>
            <w:color w:val="00B050"/>
            <w:sz w:val="22"/>
            <w:rPrChange w:id="861" w:author="gkumar" w:date="2015-06-05T15:50:00Z">
              <w:rPr>
                <w:rFonts w:ascii="Courier New" w:hAnsi="Courier New" w:cs="Courier New"/>
                <w:sz w:val="22"/>
              </w:rPr>
            </w:rPrChange>
          </w:rPr>
          <w:t>Create</w:t>
        </w:r>
        <w:proofErr w:type="gramEnd"/>
        <w:r w:rsidRPr="001E229F">
          <w:rPr>
            <w:rFonts w:ascii="Courier New" w:hAnsi="Courier New" w:cs="Courier New"/>
            <w:color w:val="00B050"/>
            <w:sz w:val="22"/>
            <w:rPrChange w:id="862" w:author="gkumar" w:date="2015-06-05T15:50:00Z">
              <w:rPr>
                <w:rFonts w:ascii="Courier New" w:hAnsi="Courier New" w:cs="Courier New"/>
                <w:sz w:val="22"/>
              </w:rPr>
            </w:rPrChange>
          </w:rPr>
          <w:t xml:space="preserve"> </w:t>
        </w:r>
        <w:proofErr w:type="spellStart"/>
        <w:r w:rsidRPr="001E229F">
          <w:rPr>
            <w:rFonts w:ascii="Courier New" w:hAnsi="Courier New" w:cs="Courier New"/>
            <w:color w:val="00B050"/>
            <w:sz w:val="22"/>
            <w:rPrChange w:id="863" w:author="gkumar" w:date="2015-06-05T15:50:00Z">
              <w:rPr>
                <w:rFonts w:ascii="Courier New" w:hAnsi="Courier New" w:cs="Courier New"/>
                <w:sz w:val="22"/>
              </w:rPr>
            </w:rPrChange>
          </w:rPr>
          <w:t>SerialPort</w:t>
        </w:r>
        <w:proofErr w:type="spellEnd"/>
        <w:r w:rsidRPr="001E229F">
          <w:rPr>
            <w:rFonts w:ascii="Courier New" w:hAnsi="Courier New" w:cs="Courier New"/>
            <w:color w:val="00B050"/>
            <w:sz w:val="22"/>
            <w:rPrChange w:id="864" w:author="gkumar" w:date="2015-06-05T15:50:00Z">
              <w:rPr>
                <w:rFonts w:ascii="Courier New" w:hAnsi="Courier New" w:cs="Courier New"/>
                <w:sz w:val="22"/>
              </w:rPr>
            </w:rPrChange>
          </w:rPr>
          <w:t xml:space="preserve"> object called $Connection and configure</w:t>
        </w:r>
      </w:ins>
    </w:p>
    <w:p w:rsidR="00871952" w:rsidRDefault="00871952" w:rsidP="00871952">
      <w:pPr>
        <w:autoSpaceDE w:val="0"/>
        <w:autoSpaceDN w:val="0"/>
        <w:adjustRightInd w:val="0"/>
        <w:spacing w:after="0" w:line="240" w:lineRule="auto"/>
        <w:rPr>
          <w:ins w:id="865" w:author="anorrie" w:date="2015-06-04T10:19:00Z"/>
          <w:rFonts w:ascii="Courier New" w:hAnsi="Courier New" w:cs="Courier New"/>
          <w:sz w:val="22"/>
        </w:rPr>
      </w:pPr>
    </w:p>
    <w:p w:rsidR="00871952" w:rsidRDefault="00871952" w:rsidP="00871952">
      <w:pPr>
        <w:autoSpaceDE w:val="0"/>
        <w:autoSpaceDN w:val="0"/>
        <w:adjustRightInd w:val="0"/>
        <w:spacing w:after="0" w:line="240" w:lineRule="auto"/>
        <w:rPr>
          <w:ins w:id="866" w:author="anorrie" w:date="2015-06-04T10:19:00Z"/>
          <w:rFonts w:ascii="Courier New" w:hAnsi="Courier New" w:cs="Courier New"/>
          <w:sz w:val="22"/>
        </w:rPr>
      </w:pPr>
      <w:proofErr w:type="gramStart"/>
      <w:ins w:id="867" w:author="anorrie" w:date="2015-06-04T10:19:00Z">
        <w:r>
          <w:rPr>
            <w:rFonts w:ascii="Courier New" w:hAnsi="Courier New" w:cs="Courier New"/>
            <w:sz w:val="22"/>
          </w:rPr>
          <w:t>my</w:t>
        </w:r>
        <w:proofErr w:type="gramEnd"/>
        <w:r>
          <w:rPr>
            <w:rFonts w:ascii="Courier New" w:hAnsi="Courier New" w:cs="Courier New"/>
            <w:sz w:val="22"/>
          </w:rPr>
          <w:t xml:space="preserve"> $PORT = "COM4"; </w:t>
        </w:r>
        <w:r>
          <w:rPr>
            <w:rFonts w:ascii="Courier New" w:hAnsi="Courier New" w:cs="Courier New"/>
            <w:sz w:val="22"/>
          </w:rPr>
          <w:tab/>
        </w:r>
        <w:r>
          <w:rPr>
            <w:rFonts w:ascii="Courier New" w:hAnsi="Courier New" w:cs="Courier New"/>
            <w:sz w:val="22"/>
          </w:rPr>
          <w:tab/>
          <w:t># **** Serial port to use ****</w:t>
        </w:r>
      </w:ins>
    </w:p>
    <w:p w:rsidR="00871952" w:rsidRDefault="00871952" w:rsidP="00871952">
      <w:pPr>
        <w:autoSpaceDE w:val="0"/>
        <w:autoSpaceDN w:val="0"/>
        <w:adjustRightInd w:val="0"/>
        <w:spacing w:after="0" w:line="240" w:lineRule="auto"/>
        <w:rPr>
          <w:ins w:id="868" w:author="anorrie" w:date="2015-06-04T10:19:00Z"/>
          <w:rFonts w:ascii="Courier New" w:hAnsi="Courier New" w:cs="Courier New"/>
          <w:sz w:val="22"/>
        </w:rPr>
      </w:pPr>
    </w:p>
    <w:p w:rsidR="00871952" w:rsidRDefault="00871952" w:rsidP="00871952">
      <w:pPr>
        <w:autoSpaceDE w:val="0"/>
        <w:autoSpaceDN w:val="0"/>
        <w:adjustRightInd w:val="0"/>
        <w:spacing w:after="0" w:line="240" w:lineRule="auto"/>
        <w:rPr>
          <w:ins w:id="869" w:author="anorrie" w:date="2015-06-04T10:19:00Z"/>
          <w:rFonts w:ascii="Courier New" w:hAnsi="Courier New" w:cs="Courier New"/>
          <w:sz w:val="22"/>
        </w:rPr>
      </w:pPr>
    </w:p>
    <w:p w:rsidR="00871952" w:rsidRDefault="00871952" w:rsidP="00871952">
      <w:pPr>
        <w:autoSpaceDE w:val="0"/>
        <w:autoSpaceDN w:val="0"/>
        <w:adjustRightInd w:val="0"/>
        <w:spacing w:after="0" w:line="240" w:lineRule="auto"/>
        <w:rPr>
          <w:ins w:id="870" w:author="anorrie" w:date="2015-06-04T10:19:00Z"/>
          <w:rFonts w:ascii="Courier New" w:hAnsi="Courier New" w:cs="Courier New"/>
          <w:sz w:val="22"/>
        </w:rPr>
      </w:pPr>
      <w:proofErr w:type="gramStart"/>
      <w:ins w:id="871" w:author="anorrie" w:date="2015-06-04T10:19:00Z">
        <w:r>
          <w:rPr>
            <w:rFonts w:ascii="Courier New" w:hAnsi="Courier New" w:cs="Courier New"/>
            <w:sz w:val="22"/>
          </w:rPr>
          <w:t>my</w:t>
        </w:r>
        <w:proofErr w:type="gramEnd"/>
        <w:r>
          <w:rPr>
            <w:rFonts w:ascii="Courier New" w:hAnsi="Courier New" w:cs="Courier New"/>
            <w:sz w:val="22"/>
          </w:rPr>
          <w:t xml:space="preserve"> $Connection = Win32::</w:t>
        </w:r>
        <w:proofErr w:type="spellStart"/>
        <w:r>
          <w:rPr>
            <w:rFonts w:ascii="Courier New" w:hAnsi="Courier New" w:cs="Courier New"/>
            <w:sz w:val="22"/>
          </w:rPr>
          <w:t>SerialPort</w:t>
        </w:r>
        <w:proofErr w:type="spellEnd"/>
        <w:r>
          <w:rPr>
            <w:rFonts w:ascii="Courier New" w:hAnsi="Courier New" w:cs="Courier New"/>
            <w:sz w:val="22"/>
          </w:rPr>
          <w:t>-&gt;new ($PORT) || die "Can't Open $PORT: $!";</w:t>
        </w:r>
      </w:ins>
    </w:p>
    <w:p w:rsidR="00871952" w:rsidRDefault="00871952" w:rsidP="00871952">
      <w:pPr>
        <w:autoSpaceDE w:val="0"/>
        <w:autoSpaceDN w:val="0"/>
        <w:adjustRightInd w:val="0"/>
        <w:spacing w:after="0" w:line="240" w:lineRule="auto"/>
        <w:rPr>
          <w:ins w:id="872" w:author="anorrie" w:date="2015-06-04T10:19:00Z"/>
          <w:rFonts w:ascii="Courier New" w:hAnsi="Courier New" w:cs="Courier New"/>
          <w:sz w:val="22"/>
        </w:rPr>
      </w:pPr>
      <w:ins w:id="873" w:author="anorrie" w:date="2015-06-04T10:19:00Z">
        <w:r>
          <w:rPr>
            <w:rFonts w:ascii="Courier New" w:hAnsi="Courier New" w:cs="Courier New"/>
            <w:sz w:val="22"/>
          </w:rPr>
          <w:t>$Connection-&gt;</w:t>
        </w:r>
        <w:proofErr w:type="spellStart"/>
        <w:proofErr w:type="gramStart"/>
        <w:r>
          <w:rPr>
            <w:rFonts w:ascii="Courier New" w:hAnsi="Courier New" w:cs="Courier New"/>
            <w:sz w:val="22"/>
          </w:rPr>
          <w:t>baudrate</w:t>
        </w:r>
        <w:proofErr w:type="spellEnd"/>
        <w:r>
          <w:rPr>
            <w:rFonts w:ascii="Courier New" w:hAnsi="Courier New" w:cs="Courier New"/>
            <w:sz w:val="22"/>
          </w:rPr>
          <w:t>(</w:t>
        </w:r>
        <w:proofErr w:type="gramEnd"/>
        <w:r>
          <w:rPr>
            <w:rFonts w:ascii="Courier New" w:hAnsi="Courier New" w:cs="Courier New"/>
            <w:sz w:val="22"/>
          </w:rPr>
          <w:t xml:space="preserve">19200)   || die "failed setting </w:t>
        </w:r>
        <w:proofErr w:type="spellStart"/>
        <w:r>
          <w:rPr>
            <w:rFonts w:ascii="Courier New" w:hAnsi="Courier New" w:cs="Courier New"/>
            <w:sz w:val="22"/>
          </w:rPr>
          <w:t>baudrate</w:t>
        </w:r>
        <w:proofErr w:type="spellEnd"/>
        <w:r>
          <w:rPr>
            <w:rFonts w:ascii="Courier New" w:hAnsi="Courier New" w:cs="Courier New"/>
            <w:sz w:val="22"/>
          </w:rPr>
          <w:t>";</w:t>
        </w:r>
      </w:ins>
    </w:p>
    <w:p w:rsidR="00871952" w:rsidRDefault="00871952" w:rsidP="00871952">
      <w:pPr>
        <w:autoSpaceDE w:val="0"/>
        <w:autoSpaceDN w:val="0"/>
        <w:adjustRightInd w:val="0"/>
        <w:spacing w:after="0" w:line="240" w:lineRule="auto"/>
        <w:rPr>
          <w:ins w:id="874" w:author="anorrie" w:date="2015-06-04T10:19:00Z"/>
          <w:rFonts w:ascii="Courier New" w:hAnsi="Courier New" w:cs="Courier New"/>
          <w:sz w:val="22"/>
        </w:rPr>
      </w:pPr>
      <w:ins w:id="875" w:author="anorrie" w:date="2015-06-04T10:19:00Z">
        <w:r>
          <w:rPr>
            <w:rFonts w:ascii="Courier New" w:hAnsi="Courier New" w:cs="Courier New"/>
            <w:sz w:val="22"/>
          </w:rPr>
          <w:t>$Connection-&gt;</w:t>
        </w:r>
        <w:proofErr w:type="spellStart"/>
        <w:proofErr w:type="gramStart"/>
        <w:r>
          <w:rPr>
            <w:rFonts w:ascii="Courier New" w:hAnsi="Courier New" w:cs="Courier New"/>
            <w:sz w:val="22"/>
          </w:rPr>
          <w:t>databits</w:t>
        </w:r>
        <w:proofErr w:type="spellEnd"/>
        <w:r>
          <w:rPr>
            <w:rFonts w:ascii="Courier New" w:hAnsi="Courier New" w:cs="Courier New"/>
            <w:sz w:val="22"/>
          </w:rPr>
          <w:t>(</w:t>
        </w:r>
        <w:proofErr w:type="gramEnd"/>
        <w:r>
          <w:rPr>
            <w:rFonts w:ascii="Courier New" w:hAnsi="Courier New" w:cs="Courier New"/>
            <w:sz w:val="22"/>
          </w:rPr>
          <w:t xml:space="preserve">8)       || die "failed setting </w:t>
        </w:r>
        <w:proofErr w:type="spellStart"/>
        <w:r>
          <w:rPr>
            <w:rFonts w:ascii="Courier New" w:hAnsi="Courier New" w:cs="Courier New"/>
            <w:sz w:val="22"/>
          </w:rPr>
          <w:t>databits</w:t>
        </w:r>
        <w:proofErr w:type="spellEnd"/>
        <w:r>
          <w:rPr>
            <w:rFonts w:ascii="Courier New" w:hAnsi="Courier New" w:cs="Courier New"/>
            <w:sz w:val="22"/>
          </w:rPr>
          <w:t>";</w:t>
        </w:r>
      </w:ins>
    </w:p>
    <w:p w:rsidR="00871952" w:rsidRDefault="00871952" w:rsidP="00871952">
      <w:pPr>
        <w:autoSpaceDE w:val="0"/>
        <w:autoSpaceDN w:val="0"/>
        <w:adjustRightInd w:val="0"/>
        <w:spacing w:after="0" w:line="240" w:lineRule="auto"/>
        <w:rPr>
          <w:ins w:id="876" w:author="anorrie" w:date="2015-06-04T10:19:00Z"/>
          <w:rFonts w:ascii="Courier New" w:hAnsi="Courier New" w:cs="Courier New"/>
          <w:sz w:val="22"/>
        </w:rPr>
      </w:pPr>
      <w:ins w:id="877" w:author="anorrie" w:date="2015-06-04T10:19:00Z">
        <w:r>
          <w:rPr>
            <w:rFonts w:ascii="Courier New" w:hAnsi="Courier New" w:cs="Courier New"/>
            <w:sz w:val="22"/>
          </w:rPr>
          <w:t>$Connection-&gt;</w:t>
        </w:r>
        <w:proofErr w:type="spellStart"/>
        <w:proofErr w:type="gramStart"/>
        <w:r>
          <w:rPr>
            <w:rFonts w:ascii="Courier New" w:hAnsi="Courier New" w:cs="Courier New"/>
            <w:sz w:val="22"/>
          </w:rPr>
          <w:t>stopbits</w:t>
        </w:r>
        <w:proofErr w:type="spellEnd"/>
        <w:r>
          <w:rPr>
            <w:rFonts w:ascii="Courier New" w:hAnsi="Courier New" w:cs="Courier New"/>
            <w:sz w:val="22"/>
          </w:rPr>
          <w:t>(</w:t>
        </w:r>
        <w:proofErr w:type="gramEnd"/>
        <w:r>
          <w:rPr>
            <w:rFonts w:ascii="Courier New" w:hAnsi="Courier New" w:cs="Courier New"/>
            <w:sz w:val="22"/>
          </w:rPr>
          <w:t xml:space="preserve">1)       || die "failed setting </w:t>
        </w:r>
        <w:proofErr w:type="spellStart"/>
        <w:r>
          <w:rPr>
            <w:rFonts w:ascii="Courier New" w:hAnsi="Courier New" w:cs="Courier New"/>
            <w:sz w:val="22"/>
          </w:rPr>
          <w:t>stopbits</w:t>
        </w:r>
        <w:proofErr w:type="spellEnd"/>
        <w:r>
          <w:rPr>
            <w:rFonts w:ascii="Courier New" w:hAnsi="Courier New" w:cs="Courier New"/>
            <w:sz w:val="22"/>
          </w:rPr>
          <w:t>";</w:t>
        </w:r>
      </w:ins>
    </w:p>
    <w:p w:rsidR="00871952" w:rsidRDefault="00871952" w:rsidP="00871952">
      <w:pPr>
        <w:autoSpaceDE w:val="0"/>
        <w:autoSpaceDN w:val="0"/>
        <w:adjustRightInd w:val="0"/>
        <w:spacing w:after="0" w:line="240" w:lineRule="auto"/>
        <w:rPr>
          <w:ins w:id="878" w:author="anorrie" w:date="2015-06-04T10:19:00Z"/>
          <w:rFonts w:ascii="Courier New" w:hAnsi="Courier New" w:cs="Courier New"/>
          <w:sz w:val="22"/>
        </w:rPr>
      </w:pPr>
      <w:ins w:id="879" w:author="anorrie" w:date="2015-06-04T10:19:00Z">
        <w:r>
          <w:rPr>
            <w:rFonts w:ascii="Courier New" w:hAnsi="Courier New" w:cs="Courier New"/>
            <w:sz w:val="22"/>
          </w:rPr>
          <w:t>$Connection-&gt;</w:t>
        </w:r>
        <w:proofErr w:type="gramStart"/>
        <w:r>
          <w:rPr>
            <w:rFonts w:ascii="Courier New" w:hAnsi="Courier New" w:cs="Courier New"/>
            <w:sz w:val="22"/>
          </w:rPr>
          <w:t>handshake(</w:t>
        </w:r>
        <w:proofErr w:type="gramEnd"/>
        <w:r>
          <w:rPr>
            <w:rFonts w:ascii="Courier New" w:hAnsi="Courier New" w:cs="Courier New"/>
            <w:sz w:val="22"/>
          </w:rPr>
          <w:t>"none") || die "failed setting handshake";</w:t>
        </w:r>
      </w:ins>
    </w:p>
    <w:p w:rsidR="00871952" w:rsidRDefault="00871952" w:rsidP="00871952">
      <w:pPr>
        <w:autoSpaceDE w:val="0"/>
        <w:autoSpaceDN w:val="0"/>
        <w:adjustRightInd w:val="0"/>
        <w:spacing w:after="0" w:line="240" w:lineRule="auto"/>
        <w:rPr>
          <w:ins w:id="880" w:author="anorrie" w:date="2015-06-04T10:19:00Z"/>
          <w:rFonts w:ascii="Courier New" w:hAnsi="Courier New" w:cs="Courier New"/>
          <w:sz w:val="22"/>
        </w:rPr>
      </w:pPr>
      <w:ins w:id="881" w:author="anorrie" w:date="2015-06-04T10:19:00Z">
        <w:r>
          <w:rPr>
            <w:rFonts w:ascii="Courier New" w:hAnsi="Courier New" w:cs="Courier New"/>
            <w:sz w:val="22"/>
          </w:rPr>
          <w:t>$Connection-&gt;</w:t>
        </w:r>
        <w:proofErr w:type="gramStart"/>
        <w:r>
          <w:rPr>
            <w:rFonts w:ascii="Courier New" w:hAnsi="Courier New" w:cs="Courier New"/>
            <w:sz w:val="22"/>
          </w:rPr>
          <w:t>parity(</w:t>
        </w:r>
        <w:proofErr w:type="gramEnd"/>
        <w:r>
          <w:rPr>
            <w:rFonts w:ascii="Courier New" w:hAnsi="Courier New" w:cs="Courier New"/>
            <w:sz w:val="22"/>
          </w:rPr>
          <w:t>"none")    || die "failed setting parity";</w:t>
        </w:r>
      </w:ins>
    </w:p>
    <w:p w:rsidR="00871952" w:rsidRDefault="00871952" w:rsidP="00871952">
      <w:pPr>
        <w:autoSpaceDE w:val="0"/>
        <w:autoSpaceDN w:val="0"/>
        <w:adjustRightInd w:val="0"/>
        <w:spacing w:after="0" w:line="240" w:lineRule="auto"/>
        <w:rPr>
          <w:ins w:id="882" w:author="anorrie" w:date="2015-06-04T10:19:00Z"/>
          <w:rFonts w:ascii="Courier New" w:hAnsi="Courier New" w:cs="Courier New"/>
          <w:sz w:val="22"/>
        </w:rPr>
      </w:pPr>
    </w:p>
    <w:p w:rsidR="00871952" w:rsidDel="0006627B" w:rsidRDefault="00871952" w:rsidP="00871952">
      <w:pPr>
        <w:autoSpaceDE w:val="0"/>
        <w:autoSpaceDN w:val="0"/>
        <w:adjustRightInd w:val="0"/>
        <w:spacing w:after="0" w:line="240" w:lineRule="auto"/>
        <w:rPr>
          <w:del w:id="883" w:author="gkumar" w:date="2015-06-08T09:35:00Z"/>
          <w:rFonts w:ascii="Courier New" w:hAnsi="Courier New" w:cs="Courier New"/>
          <w:sz w:val="22"/>
        </w:rPr>
      </w:pPr>
    </w:p>
    <w:p w:rsidR="0006627B" w:rsidRDefault="0006627B" w:rsidP="00871952">
      <w:pPr>
        <w:autoSpaceDE w:val="0"/>
        <w:autoSpaceDN w:val="0"/>
        <w:adjustRightInd w:val="0"/>
        <w:spacing w:after="0" w:line="240" w:lineRule="auto"/>
        <w:rPr>
          <w:ins w:id="884" w:author="anorrie" w:date="2016-07-28T16:35:00Z"/>
          <w:rFonts w:ascii="Courier New" w:hAnsi="Courier New" w:cs="Courier New"/>
          <w:sz w:val="22"/>
        </w:rPr>
      </w:pPr>
    </w:p>
    <w:p w:rsidR="0006627B" w:rsidRDefault="0006627B" w:rsidP="00871952">
      <w:pPr>
        <w:autoSpaceDE w:val="0"/>
        <w:autoSpaceDN w:val="0"/>
        <w:adjustRightInd w:val="0"/>
        <w:spacing w:after="0" w:line="240" w:lineRule="auto"/>
        <w:rPr>
          <w:ins w:id="885" w:author="anorrie" w:date="2016-07-28T16:35:00Z"/>
          <w:rFonts w:ascii="Courier New" w:hAnsi="Courier New" w:cs="Courier New"/>
          <w:sz w:val="22"/>
        </w:rPr>
      </w:pPr>
    </w:p>
    <w:p w:rsidR="00871952" w:rsidRPr="001E229F" w:rsidRDefault="00871952" w:rsidP="00871952">
      <w:pPr>
        <w:autoSpaceDE w:val="0"/>
        <w:autoSpaceDN w:val="0"/>
        <w:adjustRightInd w:val="0"/>
        <w:spacing w:after="0" w:line="240" w:lineRule="auto"/>
        <w:rPr>
          <w:ins w:id="886" w:author="anorrie" w:date="2015-06-04T10:19:00Z"/>
          <w:rFonts w:ascii="Courier New" w:hAnsi="Courier New" w:cs="Courier New"/>
          <w:color w:val="00B050"/>
          <w:sz w:val="22"/>
          <w:rPrChange w:id="887" w:author="gkumar" w:date="2015-06-05T15:51:00Z">
            <w:rPr>
              <w:ins w:id="888" w:author="anorrie" w:date="2015-06-04T10:19:00Z"/>
              <w:rFonts w:ascii="Courier New" w:hAnsi="Courier New" w:cs="Courier New"/>
              <w:sz w:val="22"/>
            </w:rPr>
          </w:rPrChange>
        </w:rPr>
      </w:pPr>
      <w:ins w:id="889" w:author="anorrie" w:date="2015-06-04T10:19:00Z">
        <w:r w:rsidRPr="001E229F">
          <w:rPr>
            <w:rFonts w:ascii="Courier New" w:hAnsi="Courier New" w:cs="Courier New"/>
            <w:color w:val="00B050"/>
            <w:sz w:val="22"/>
            <w:rPrChange w:id="890" w:author="gkumar" w:date="2015-06-05T15:51:00Z">
              <w:rPr>
                <w:rFonts w:ascii="Courier New" w:hAnsi="Courier New" w:cs="Courier New"/>
                <w:sz w:val="22"/>
              </w:rPr>
            </w:rPrChange>
          </w:rPr>
          <w:t>#</w:t>
        </w:r>
        <w:proofErr w:type="spellStart"/>
        <w:r w:rsidRPr="001E229F">
          <w:rPr>
            <w:rFonts w:ascii="Courier New" w:hAnsi="Courier New" w:cs="Courier New"/>
            <w:color w:val="00B050"/>
            <w:sz w:val="22"/>
            <w:rPrChange w:id="891" w:author="gkumar" w:date="2015-06-05T15:51:00Z">
              <w:rPr>
                <w:rFonts w:ascii="Courier New" w:hAnsi="Courier New" w:cs="Courier New"/>
                <w:sz w:val="22"/>
              </w:rPr>
            </w:rPrChange>
          </w:rPr>
          <w:t>SerialPort</w:t>
        </w:r>
        <w:proofErr w:type="spellEnd"/>
        <w:r w:rsidRPr="001E229F">
          <w:rPr>
            <w:rFonts w:ascii="Courier New" w:hAnsi="Courier New" w:cs="Courier New"/>
            <w:color w:val="00B050"/>
            <w:sz w:val="22"/>
            <w:rPrChange w:id="892" w:author="gkumar" w:date="2015-06-05T15:51:00Z">
              <w:rPr>
                <w:rFonts w:ascii="Courier New" w:hAnsi="Courier New" w:cs="Courier New"/>
                <w:sz w:val="22"/>
              </w:rPr>
            </w:rPrChange>
          </w:rPr>
          <w:t xml:space="preserve"> defers change to serial settings until </w:t>
        </w:r>
        <w:proofErr w:type="spellStart"/>
        <w:r w:rsidRPr="001E229F">
          <w:rPr>
            <w:rFonts w:ascii="Courier New" w:hAnsi="Courier New" w:cs="Courier New"/>
            <w:color w:val="00B050"/>
            <w:sz w:val="22"/>
            <w:rPrChange w:id="893" w:author="gkumar" w:date="2015-06-05T15:51:00Z">
              <w:rPr>
                <w:rFonts w:ascii="Courier New" w:hAnsi="Courier New" w:cs="Courier New"/>
                <w:sz w:val="22"/>
              </w:rPr>
            </w:rPrChange>
          </w:rPr>
          <w:t>write_</w:t>
        </w:r>
        <w:proofErr w:type="gramStart"/>
        <w:r w:rsidRPr="001E229F">
          <w:rPr>
            <w:rFonts w:ascii="Courier New" w:hAnsi="Courier New" w:cs="Courier New"/>
            <w:color w:val="00B050"/>
            <w:sz w:val="22"/>
            <w:rPrChange w:id="894" w:author="gkumar" w:date="2015-06-05T15:51:00Z">
              <w:rPr>
                <w:rFonts w:ascii="Courier New" w:hAnsi="Courier New" w:cs="Courier New"/>
                <w:sz w:val="22"/>
              </w:rPr>
            </w:rPrChange>
          </w:rPr>
          <w:t>settings</w:t>
        </w:r>
        <w:proofErr w:type="spellEnd"/>
        <w:r w:rsidRPr="001E229F">
          <w:rPr>
            <w:rFonts w:ascii="Courier New" w:hAnsi="Courier New" w:cs="Courier New"/>
            <w:color w:val="00B050"/>
            <w:sz w:val="22"/>
            <w:rPrChange w:id="895" w:author="gkumar" w:date="2015-06-05T15:51:00Z">
              <w:rPr>
                <w:rFonts w:ascii="Courier New" w:hAnsi="Courier New" w:cs="Courier New"/>
                <w:sz w:val="22"/>
              </w:rPr>
            </w:rPrChange>
          </w:rPr>
          <w:t>()</w:t>
        </w:r>
        <w:proofErr w:type="gramEnd"/>
        <w:r w:rsidRPr="001E229F">
          <w:rPr>
            <w:rFonts w:ascii="Courier New" w:hAnsi="Courier New" w:cs="Courier New"/>
            <w:color w:val="00B050"/>
            <w:sz w:val="22"/>
            <w:rPrChange w:id="896" w:author="gkumar" w:date="2015-06-05T15:51:00Z">
              <w:rPr>
                <w:rFonts w:ascii="Courier New" w:hAnsi="Courier New" w:cs="Courier New"/>
                <w:sz w:val="22"/>
              </w:rPr>
            </w:rPrChange>
          </w:rPr>
          <w:t xml:space="preserve"> </w:t>
        </w:r>
      </w:ins>
    </w:p>
    <w:p w:rsidR="00871952" w:rsidRPr="001E229F" w:rsidRDefault="00871952" w:rsidP="00871952">
      <w:pPr>
        <w:autoSpaceDE w:val="0"/>
        <w:autoSpaceDN w:val="0"/>
        <w:adjustRightInd w:val="0"/>
        <w:spacing w:after="0" w:line="240" w:lineRule="auto"/>
        <w:rPr>
          <w:ins w:id="897" w:author="anorrie" w:date="2015-06-04T10:19:00Z"/>
          <w:rFonts w:ascii="Courier New" w:hAnsi="Courier New" w:cs="Courier New"/>
          <w:color w:val="00B050"/>
          <w:sz w:val="22"/>
          <w:rPrChange w:id="898" w:author="gkumar" w:date="2015-06-05T15:51:00Z">
            <w:rPr>
              <w:ins w:id="899" w:author="anorrie" w:date="2015-06-04T10:19:00Z"/>
              <w:rFonts w:ascii="Courier New" w:hAnsi="Courier New" w:cs="Courier New"/>
              <w:sz w:val="22"/>
            </w:rPr>
          </w:rPrChange>
        </w:rPr>
      </w:pPr>
      <w:ins w:id="900" w:author="anorrie" w:date="2015-06-04T10:19:00Z">
        <w:r w:rsidRPr="001E229F">
          <w:rPr>
            <w:rFonts w:ascii="Courier New" w:hAnsi="Courier New" w:cs="Courier New"/>
            <w:color w:val="00B050"/>
            <w:sz w:val="22"/>
            <w:rPrChange w:id="901" w:author="gkumar" w:date="2015-06-05T15:51:00Z">
              <w:rPr>
                <w:rFonts w:ascii="Courier New" w:hAnsi="Courier New" w:cs="Courier New"/>
                <w:sz w:val="22"/>
              </w:rPr>
            </w:rPrChange>
          </w:rPr>
          <w:t>#method which validates settings and then implements changes</w:t>
        </w:r>
      </w:ins>
    </w:p>
    <w:p w:rsidR="00871952" w:rsidRDefault="00871952" w:rsidP="00871952">
      <w:pPr>
        <w:autoSpaceDE w:val="0"/>
        <w:autoSpaceDN w:val="0"/>
        <w:adjustRightInd w:val="0"/>
        <w:spacing w:after="0" w:line="240" w:lineRule="auto"/>
        <w:rPr>
          <w:ins w:id="902" w:author="anorrie" w:date="2015-06-04T10:19:00Z"/>
          <w:rFonts w:ascii="Courier New" w:hAnsi="Courier New" w:cs="Courier New"/>
          <w:sz w:val="22"/>
        </w:rPr>
      </w:pPr>
      <w:ins w:id="903" w:author="anorrie" w:date="2015-06-04T10:19:00Z">
        <w:r>
          <w:rPr>
            <w:rFonts w:ascii="Courier New" w:hAnsi="Courier New" w:cs="Courier New"/>
            <w:sz w:val="22"/>
          </w:rPr>
          <w:t>$Connection-&gt;</w:t>
        </w:r>
        <w:proofErr w:type="spellStart"/>
        <w:r>
          <w:rPr>
            <w:rFonts w:ascii="Courier New" w:hAnsi="Courier New" w:cs="Courier New"/>
            <w:sz w:val="22"/>
          </w:rPr>
          <w:t>write_settings</w:t>
        </w:r>
        <w:proofErr w:type="spellEnd"/>
        <w:r>
          <w:rPr>
            <w:rFonts w:ascii="Courier New" w:hAnsi="Courier New" w:cs="Courier New"/>
            <w:sz w:val="22"/>
          </w:rPr>
          <w:t xml:space="preserve">    || die "no settings";</w:t>
        </w:r>
      </w:ins>
    </w:p>
    <w:p w:rsidR="00871952" w:rsidRDefault="00871952" w:rsidP="00871952">
      <w:pPr>
        <w:autoSpaceDE w:val="0"/>
        <w:autoSpaceDN w:val="0"/>
        <w:adjustRightInd w:val="0"/>
        <w:spacing w:after="0" w:line="240" w:lineRule="auto"/>
        <w:rPr>
          <w:ins w:id="904" w:author="anorrie" w:date="2015-06-04T10:19:00Z"/>
          <w:rFonts w:ascii="Courier New" w:hAnsi="Courier New" w:cs="Courier New"/>
          <w:sz w:val="22"/>
        </w:rPr>
      </w:pPr>
    </w:p>
    <w:p w:rsidR="00871952" w:rsidRDefault="00871952" w:rsidP="00871952">
      <w:pPr>
        <w:autoSpaceDE w:val="0"/>
        <w:autoSpaceDN w:val="0"/>
        <w:adjustRightInd w:val="0"/>
        <w:spacing w:after="0" w:line="240" w:lineRule="auto"/>
        <w:rPr>
          <w:ins w:id="905" w:author="anorrie" w:date="2015-06-04T10:19:00Z"/>
          <w:rFonts w:ascii="Courier New" w:hAnsi="Courier New" w:cs="Courier New"/>
          <w:sz w:val="22"/>
        </w:rPr>
      </w:pPr>
      <w:ins w:id="906" w:author="anorrie" w:date="2015-06-04T10:19:00Z">
        <w:r>
          <w:rPr>
            <w:rFonts w:ascii="Courier New" w:hAnsi="Courier New" w:cs="Courier New"/>
            <w:sz w:val="22"/>
          </w:rPr>
          <w:t xml:space="preserve"> </w:t>
        </w:r>
      </w:ins>
    </w:p>
    <w:p w:rsidR="00871952" w:rsidRDefault="00871952" w:rsidP="00871952">
      <w:pPr>
        <w:autoSpaceDE w:val="0"/>
        <w:autoSpaceDN w:val="0"/>
        <w:adjustRightInd w:val="0"/>
        <w:spacing w:after="0" w:line="240" w:lineRule="auto"/>
        <w:rPr>
          <w:ins w:id="907" w:author="anorrie" w:date="2015-06-04T10:19:00Z"/>
          <w:rFonts w:ascii="Courier New" w:hAnsi="Courier New" w:cs="Courier New"/>
          <w:sz w:val="22"/>
        </w:rPr>
      </w:pPr>
      <w:proofErr w:type="gramStart"/>
      <w:ins w:id="908" w:author="anorrie" w:date="2015-06-04T10:19:00Z">
        <w:r>
          <w:rPr>
            <w:rFonts w:ascii="Courier New" w:hAnsi="Courier New" w:cs="Courier New"/>
            <w:sz w:val="22"/>
          </w:rPr>
          <w:t>print</w:t>
        </w:r>
        <w:proofErr w:type="gramEnd"/>
        <w:r>
          <w:rPr>
            <w:rFonts w:ascii="Courier New" w:hAnsi="Courier New" w:cs="Courier New"/>
            <w:sz w:val="22"/>
          </w:rPr>
          <w:t xml:space="preserve"> "\n# Running Script\n\n&gt;";</w:t>
        </w:r>
      </w:ins>
    </w:p>
    <w:p w:rsidR="00871952" w:rsidRDefault="00871952" w:rsidP="00871952">
      <w:pPr>
        <w:autoSpaceDE w:val="0"/>
        <w:autoSpaceDN w:val="0"/>
        <w:adjustRightInd w:val="0"/>
        <w:spacing w:after="0" w:line="240" w:lineRule="auto"/>
        <w:rPr>
          <w:ins w:id="909" w:author="anorrie" w:date="2015-06-04T10:19:00Z"/>
          <w:rFonts w:ascii="Courier New" w:hAnsi="Courier New" w:cs="Courier New"/>
          <w:sz w:val="22"/>
        </w:rPr>
      </w:pPr>
    </w:p>
    <w:p w:rsidR="00871952" w:rsidRPr="001E229F" w:rsidRDefault="00871952" w:rsidP="00871952">
      <w:pPr>
        <w:autoSpaceDE w:val="0"/>
        <w:autoSpaceDN w:val="0"/>
        <w:adjustRightInd w:val="0"/>
        <w:spacing w:after="0" w:line="240" w:lineRule="auto"/>
        <w:rPr>
          <w:ins w:id="910" w:author="anorrie" w:date="2015-06-04T10:19:00Z"/>
          <w:rFonts w:ascii="Courier New" w:hAnsi="Courier New" w:cs="Courier New"/>
          <w:color w:val="00B050"/>
          <w:sz w:val="22"/>
          <w:rPrChange w:id="911" w:author="gkumar" w:date="2015-06-05T15:51:00Z">
            <w:rPr>
              <w:ins w:id="912" w:author="anorrie" w:date="2015-06-04T10:19:00Z"/>
              <w:rFonts w:ascii="Courier New" w:hAnsi="Courier New" w:cs="Courier New"/>
              <w:sz w:val="22"/>
            </w:rPr>
          </w:rPrChange>
        </w:rPr>
      </w:pPr>
      <w:ins w:id="913" w:author="anorrie" w:date="2015-06-04T10:19:00Z">
        <w:r w:rsidRPr="001E229F">
          <w:rPr>
            <w:rFonts w:ascii="Courier New" w:hAnsi="Courier New" w:cs="Courier New"/>
            <w:color w:val="00B050"/>
            <w:sz w:val="22"/>
            <w:rPrChange w:id="914" w:author="gkumar" w:date="2015-06-05T15:51:00Z">
              <w:rPr>
                <w:rFonts w:ascii="Courier New" w:hAnsi="Courier New" w:cs="Courier New"/>
                <w:sz w:val="22"/>
              </w:rPr>
            </w:rPrChange>
          </w:rPr>
          <w:t>#reset module to defaults</w:t>
        </w:r>
      </w:ins>
    </w:p>
    <w:p w:rsidR="00871952" w:rsidRDefault="00871952" w:rsidP="00871952">
      <w:pPr>
        <w:autoSpaceDE w:val="0"/>
        <w:autoSpaceDN w:val="0"/>
        <w:adjustRightInd w:val="0"/>
        <w:spacing w:after="0" w:line="240" w:lineRule="auto"/>
        <w:rPr>
          <w:ins w:id="915" w:author="anorrie" w:date="2015-06-04T10:19:00Z"/>
          <w:rFonts w:ascii="Courier New" w:hAnsi="Courier New" w:cs="Courier New"/>
          <w:sz w:val="22"/>
        </w:rPr>
      </w:pPr>
      <w:proofErr w:type="spellStart"/>
      <w:proofErr w:type="gramStart"/>
      <w:ins w:id="916" w:author="anorrie" w:date="2015-06-04T10:19:00Z">
        <w:r>
          <w:rPr>
            <w:rFonts w:ascii="Courier New" w:hAnsi="Courier New" w:cs="Courier New"/>
            <w:sz w:val="22"/>
          </w:rPr>
          <w:t>print"</w:t>
        </w:r>
        <w:proofErr w:type="gramEnd"/>
        <w:r>
          <w:rPr>
            <w:rFonts w:ascii="Courier New" w:hAnsi="Courier New" w:cs="Courier New"/>
            <w:sz w:val="22"/>
          </w:rPr>
          <w:t>Print</w:t>
        </w:r>
        <w:proofErr w:type="spellEnd"/>
        <w:r>
          <w:rPr>
            <w:rFonts w:ascii="Courier New" w:hAnsi="Courier New" w:cs="Courier New"/>
            <w:sz w:val="22"/>
          </w:rPr>
          <w:t xml:space="preserve"> RETURN to reset module";</w:t>
        </w:r>
      </w:ins>
    </w:p>
    <w:p w:rsidR="00871952" w:rsidRDefault="00871952" w:rsidP="00871952">
      <w:pPr>
        <w:autoSpaceDE w:val="0"/>
        <w:autoSpaceDN w:val="0"/>
        <w:adjustRightInd w:val="0"/>
        <w:spacing w:after="0" w:line="240" w:lineRule="auto"/>
        <w:rPr>
          <w:ins w:id="917" w:author="anorrie" w:date="2015-06-04T10:19:00Z"/>
          <w:rFonts w:ascii="Courier New" w:hAnsi="Courier New" w:cs="Courier New"/>
          <w:sz w:val="22"/>
        </w:rPr>
      </w:pPr>
      <w:ins w:id="918" w:author="anorrie" w:date="2015-06-04T10:19:00Z">
        <w:r>
          <w:rPr>
            <w:rFonts w:ascii="Courier New" w:hAnsi="Courier New" w:cs="Courier New"/>
            <w:sz w:val="22"/>
          </w:rPr>
          <w:t>&lt;STDIN&gt;;</w:t>
        </w:r>
      </w:ins>
    </w:p>
    <w:p w:rsidR="00871952" w:rsidRDefault="00871952" w:rsidP="00871952">
      <w:pPr>
        <w:autoSpaceDE w:val="0"/>
        <w:autoSpaceDN w:val="0"/>
        <w:adjustRightInd w:val="0"/>
        <w:spacing w:after="0" w:line="240" w:lineRule="auto"/>
        <w:rPr>
          <w:ins w:id="919" w:author="anorrie" w:date="2015-06-04T10:19:00Z"/>
          <w:rFonts w:ascii="Courier New" w:hAnsi="Courier New" w:cs="Courier New"/>
          <w:sz w:val="22"/>
        </w:rPr>
      </w:pPr>
      <w:ins w:id="920" w:author="anorrie" w:date="2015-06-04T10:19:00Z">
        <w:r>
          <w:rPr>
            <w:rFonts w:ascii="Courier New" w:hAnsi="Courier New" w:cs="Courier New"/>
            <w:sz w:val="22"/>
          </w:rPr>
          <w:t>&amp;</w:t>
        </w:r>
        <w:proofErr w:type="spellStart"/>
        <w:r>
          <w:rPr>
            <w:rFonts w:ascii="Courier New" w:hAnsi="Courier New" w:cs="Courier New"/>
            <w:sz w:val="22"/>
          </w:rPr>
          <w:t>SendTorridonCommand</w:t>
        </w:r>
        <w:proofErr w:type="spellEnd"/>
        <w:r>
          <w:rPr>
            <w:rFonts w:ascii="Courier New" w:hAnsi="Courier New" w:cs="Courier New"/>
            <w:sz w:val="22"/>
          </w:rPr>
          <w:t xml:space="preserve"> ($Connection, "</w:t>
        </w:r>
        <w:proofErr w:type="spellStart"/>
        <w:r>
          <w:rPr>
            <w:rFonts w:ascii="Courier New" w:hAnsi="Courier New" w:cs="Courier New"/>
            <w:sz w:val="22"/>
          </w:rPr>
          <w:t>conf</w:t>
        </w:r>
        <w:proofErr w:type="gramStart"/>
        <w:r>
          <w:rPr>
            <w:rFonts w:ascii="Courier New" w:hAnsi="Courier New" w:cs="Courier New"/>
            <w:sz w:val="22"/>
          </w:rPr>
          <w:t>:def</w:t>
        </w:r>
        <w:proofErr w:type="spellEnd"/>
        <w:proofErr w:type="gramEnd"/>
        <w:r>
          <w:rPr>
            <w:rFonts w:ascii="Courier New" w:hAnsi="Courier New" w:cs="Courier New"/>
            <w:sz w:val="22"/>
          </w:rPr>
          <w:t xml:space="preserve"> state");</w:t>
        </w:r>
      </w:ins>
    </w:p>
    <w:p w:rsidR="00871952" w:rsidRDefault="00871952" w:rsidP="00871952">
      <w:pPr>
        <w:autoSpaceDE w:val="0"/>
        <w:autoSpaceDN w:val="0"/>
        <w:adjustRightInd w:val="0"/>
        <w:spacing w:after="0" w:line="240" w:lineRule="auto"/>
        <w:rPr>
          <w:ins w:id="921" w:author="anorrie" w:date="2015-06-04T10:19:00Z"/>
          <w:rFonts w:ascii="Courier New" w:hAnsi="Courier New" w:cs="Courier New"/>
          <w:sz w:val="22"/>
        </w:rPr>
      </w:pPr>
    </w:p>
    <w:p w:rsidR="00871952" w:rsidRPr="001E229F" w:rsidRDefault="00871952" w:rsidP="00871952">
      <w:pPr>
        <w:autoSpaceDE w:val="0"/>
        <w:autoSpaceDN w:val="0"/>
        <w:adjustRightInd w:val="0"/>
        <w:spacing w:after="0" w:line="240" w:lineRule="auto"/>
        <w:rPr>
          <w:ins w:id="922" w:author="anorrie" w:date="2015-06-04T10:19:00Z"/>
          <w:rFonts w:ascii="Courier New" w:hAnsi="Courier New" w:cs="Courier New"/>
          <w:color w:val="00B050"/>
          <w:sz w:val="22"/>
          <w:rPrChange w:id="923" w:author="gkumar" w:date="2015-06-05T15:51:00Z">
            <w:rPr>
              <w:ins w:id="924" w:author="anorrie" w:date="2015-06-04T10:19:00Z"/>
              <w:rFonts w:ascii="Courier New" w:hAnsi="Courier New" w:cs="Courier New"/>
              <w:sz w:val="22"/>
            </w:rPr>
          </w:rPrChange>
        </w:rPr>
      </w:pPr>
      <w:ins w:id="925" w:author="anorrie" w:date="2015-06-04T10:19:00Z">
        <w:r w:rsidRPr="001E229F">
          <w:rPr>
            <w:rFonts w:ascii="Courier New" w:hAnsi="Courier New" w:cs="Courier New"/>
            <w:color w:val="00B050"/>
            <w:sz w:val="22"/>
            <w:rPrChange w:id="926" w:author="gkumar" w:date="2015-06-05T15:51:00Z">
              <w:rPr>
                <w:rFonts w:ascii="Courier New" w:hAnsi="Courier New" w:cs="Courier New"/>
                <w:sz w:val="22"/>
              </w:rPr>
            </w:rPrChange>
          </w:rPr>
          <w:t># assign all signals to source 8 so they are always on</w:t>
        </w:r>
      </w:ins>
    </w:p>
    <w:p w:rsidR="00871952" w:rsidRDefault="00871952" w:rsidP="00871952">
      <w:pPr>
        <w:autoSpaceDE w:val="0"/>
        <w:autoSpaceDN w:val="0"/>
        <w:adjustRightInd w:val="0"/>
        <w:spacing w:after="0" w:line="240" w:lineRule="auto"/>
        <w:rPr>
          <w:ins w:id="927" w:author="anorrie" w:date="2015-06-04T10:19:00Z"/>
          <w:rFonts w:ascii="Courier New" w:hAnsi="Courier New" w:cs="Courier New"/>
          <w:sz w:val="22"/>
        </w:rPr>
      </w:pPr>
      <w:ins w:id="928" w:author="anorrie" w:date="2015-06-04T10:19:00Z">
        <w:r>
          <w:rPr>
            <w:rFonts w:ascii="Courier New" w:hAnsi="Courier New" w:cs="Courier New"/>
            <w:sz w:val="22"/>
          </w:rPr>
          <w:t>&amp;</w:t>
        </w:r>
        <w:proofErr w:type="spellStart"/>
        <w:r>
          <w:rPr>
            <w:rFonts w:ascii="Courier New" w:hAnsi="Courier New" w:cs="Courier New"/>
            <w:sz w:val="22"/>
          </w:rPr>
          <w:t>SendTorridonCommand</w:t>
        </w:r>
        <w:proofErr w:type="spellEnd"/>
        <w:r>
          <w:rPr>
            <w:rFonts w:ascii="Courier New" w:hAnsi="Courier New" w:cs="Courier New"/>
            <w:sz w:val="22"/>
          </w:rPr>
          <w:t xml:space="preserve"> ($Connection, "</w:t>
        </w:r>
        <w:proofErr w:type="spellStart"/>
        <w:r>
          <w:rPr>
            <w:rFonts w:ascii="Courier New" w:hAnsi="Courier New" w:cs="Courier New"/>
            <w:sz w:val="22"/>
          </w:rPr>
          <w:t>sig</w:t>
        </w:r>
        <w:proofErr w:type="gramStart"/>
        <w:r>
          <w:rPr>
            <w:rFonts w:ascii="Courier New" w:hAnsi="Courier New" w:cs="Courier New"/>
            <w:sz w:val="22"/>
          </w:rPr>
          <w:t>:all:source</w:t>
        </w:r>
        <w:proofErr w:type="spellEnd"/>
        <w:proofErr w:type="gramEnd"/>
        <w:r>
          <w:rPr>
            <w:rFonts w:ascii="Courier New" w:hAnsi="Courier New" w:cs="Courier New"/>
            <w:sz w:val="22"/>
          </w:rPr>
          <w:t xml:space="preserve"> 8");</w:t>
        </w:r>
      </w:ins>
    </w:p>
    <w:p w:rsidR="00871952" w:rsidRDefault="00871952" w:rsidP="00871952">
      <w:pPr>
        <w:autoSpaceDE w:val="0"/>
        <w:autoSpaceDN w:val="0"/>
        <w:adjustRightInd w:val="0"/>
        <w:spacing w:after="0" w:line="240" w:lineRule="auto"/>
        <w:rPr>
          <w:ins w:id="929" w:author="anorrie" w:date="2015-06-04T10:19:00Z"/>
          <w:rFonts w:ascii="Courier New" w:hAnsi="Courier New" w:cs="Courier New"/>
          <w:sz w:val="22"/>
        </w:rPr>
      </w:pPr>
    </w:p>
    <w:p w:rsidR="00871952" w:rsidRPr="001E229F" w:rsidRDefault="00871952" w:rsidP="00871952">
      <w:pPr>
        <w:autoSpaceDE w:val="0"/>
        <w:autoSpaceDN w:val="0"/>
        <w:adjustRightInd w:val="0"/>
        <w:spacing w:after="0" w:line="240" w:lineRule="auto"/>
        <w:rPr>
          <w:ins w:id="930" w:author="anorrie" w:date="2015-06-04T10:19:00Z"/>
          <w:rFonts w:ascii="Courier New" w:hAnsi="Courier New" w:cs="Courier New"/>
          <w:color w:val="00B050"/>
          <w:sz w:val="22"/>
          <w:rPrChange w:id="931" w:author="gkumar" w:date="2015-06-05T15:51:00Z">
            <w:rPr>
              <w:ins w:id="932" w:author="anorrie" w:date="2015-06-04T10:19:00Z"/>
              <w:rFonts w:ascii="Courier New" w:hAnsi="Courier New" w:cs="Courier New"/>
              <w:sz w:val="22"/>
            </w:rPr>
          </w:rPrChange>
        </w:rPr>
      </w:pPr>
      <w:ins w:id="933" w:author="anorrie" w:date="2015-06-04T10:19:00Z">
        <w:r w:rsidRPr="001E229F">
          <w:rPr>
            <w:rFonts w:ascii="Courier New" w:hAnsi="Courier New" w:cs="Courier New"/>
            <w:color w:val="00B050"/>
            <w:sz w:val="22"/>
            <w:rPrChange w:id="934" w:author="gkumar" w:date="2015-06-05T15:51:00Z">
              <w:rPr>
                <w:rFonts w:ascii="Courier New" w:hAnsi="Courier New" w:cs="Courier New"/>
                <w:sz w:val="22"/>
              </w:rPr>
            </w:rPrChange>
          </w:rPr>
          <w:t>#reassign the signals we want to control</w:t>
        </w:r>
      </w:ins>
    </w:p>
    <w:p w:rsidR="00871952" w:rsidRDefault="00871952" w:rsidP="00871952">
      <w:pPr>
        <w:autoSpaceDE w:val="0"/>
        <w:autoSpaceDN w:val="0"/>
        <w:adjustRightInd w:val="0"/>
        <w:spacing w:after="0" w:line="240" w:lineRule="auto"/>
        <w:rPr>
          <w:ins w:id="935" w:author="anorrie" w:date="2015-06-04T10:19:00Z"/>
          <w:rFonts w:ascii="Courier New" w:hAnsi="Courier New" w:cs="Courier New"/>
          <w:sz w:val="22"/>
        </w:rPr>
      </w:pPr>
      <w:ins w:id="936" w:author="anorrie" w:date="2015-06-04T10:19:00Z">
        <w:r>
          <w:rPr>
            <w:rFonts w:ascii="Courier New" w:hAnsi="Courier New" w:cs="Courier New"/>
            <w:sz w:val="22"/>
          </w:rPr>
          <w:t>&amp;</w:t>
        </w:r>
        <w:proofErr w:type="spellStart"/>
        <w:r>
          <w:rPr>
            <w:rFonts w:ascii="Courier New" w:hAnsi="Courier New" w:cs="Courier New"/>
            <w:sz w:val="22"/>
          </w:rPr>
          <w:t>SendTorridonCommand</w:t>
        </w:r>
        <w:proofErr w:type="spellEnd"/>
        <w:r>
          <w:rPr>
            <w:rFonts w:ascii="Courier New" w:hAnsi="Courier New" w:cs="Courier New"/>
            <w:sz w:val="22"/>
          </w:rPr>
          <w:t xml:space="preserve"> ($Connection, "</w:t>
        </w:r>
        <w:proofErr w:type="spellStart"/>
        <w:r>
          <w:rPr>
            <w:rFonts w:ascii="Courier New" w:hAnsi="Courier New" w:cs="Courier New"/>
            <w:sz w:val="22"/>
          </w:rPr>
          <w:t>sig</w:t>
        </w:r>
        <w:proofErr w:type="gramStart"/>
        <w:r>
          <w:rPr>
            <w:rFonts w:ascii="Courier New" w:hAnsi="Courier New" w:cs="Courier New"/>
            <w:sz w:val="22"/>
          </w:rPr>
          <w:t>:PERST:source</w:t>
        </w:r>
        <w:proofErr w:type="spellEnd"/>
        <w:proofErr w:type="gramEnd"/>
        <w:r>
          <w:rPr>
            <w:rFonts w:ascii="Courier New" w:hAnsi="Courier New" w:cs="Courier New"/>
            <w:sz w:val="22"/>
          </w:rPr>
          <w:t xml:space="preserve"> 1");</w:t>
        </w:r>
      </w:ins>
    </w:p>
    <w:p w:rsidR="00871952" w:rsidRDefault="00871952" w:rsidP="00871952">
      <w:pPr>
        <w:autoSpaceDE w:val="0"/>
        <w:autoSpaceDN w:val="0"/>
        <w:adjustRightInd w:val="0"/>
        <w:spacing w:after="0" w:line="240" w:lineRule="auto"/>
        <w:rPr>
          <w:ins w:id="937" w:author="anorrie" w:date="2015-06-04T10:19:00Z"/>
          <w:rFonts w:ascii="Courier New" w:hAnsi="Courier New" w:cs="Courier New"/>
          <w:sz w:val="22"/>
        </w:rPr>
      </w:pPr>
      <w:ins w:id="938" w:author="anorrie" w:date="2015-06-04T10:19:00Z">
        <w:r>
          <w:rPr>
            <w:rFonts w:ascii="Courier New" w:hAnsi="Courier New" w:cs="Courier New"/>
            <w:sz w:val="22"/>
          </w:rPr>
          <w:t>&amp;</w:t>
        </w:r>
        <w:proofErr w:type="spellStart"/>
        <w:r>
          <w:rPr>
            <w:rFonts w:ascii="Courier New" w:hAnsi="Courier New" w:cs="Courier New"/>
            <w:sz w:val="22"/>
          </w:rPr>
          <w:t>SendTorridonCommand</w:t>
        </w:r>
        <w:proofErr w:type="spellEnd"/>
        <w:r>
          <w:rPr>
            <w:rFonts w:ascii="Courier New" w:hAnsi="Courier New" w:cs="Courier New"/>
            <w:sz w:val="22"/>
          </w:rPr>
          <w:t xml:space="preserve"> ($Connection, "sig</w:t>
        </w:r>
        <w:proofErr w:type="gramStart"/>
        <w:r>
          <w:rPr>
            <w:rFonts w:ascii="Courier New" w:hAnsi="Courier New" w:cs="Courier New"/>
            <w:sz w:val="22"/>
          </w:rPr>
          <w:t>:12V</w:t>
        </w:r>
        <w:proofErr w:type="gramEnd"/>
        <w:r>
          <w:rPr>
            <w:rFonts w:ascii="Courier New" w:hAnsi="Courier New" w:cs="Courier New"/>
            <w:sz w:val="22"/>
          </w:rPr>
          <w:t>_POWER:source 2");</w:t>
        </w:r>
      </w:ins>
    </w:p>
    <w:p w:rsidR="00871952" w:rsidRDefault="00871952" w:rsidP="00871952">
      <w:pPr>
        <w:autoSpaceDE w:val="0"/>
        <w:autoSpaceDN w:val="0"/>
        <w:adjustRightInd w:val="0"/>
        <w:spacing w:after="0" w:line="240" w:lineRule="auto"/>
        <w:rPr>
          <w:ins w:id="939" w:author="anorrie" w:date="2015-06-04T10:19:00Z"/>
          <w:rFonts w:ascii="Courier New" w:hAnsi="Courier New" w:cs="Courier New"/>
          <w:sz w:val="22"/>
        </w:rPr>
      </w:pPr>
      <w:ins w:id="940" w:author="anorrie" w:date="2015-06-04T10:19:00Z">
        <w:r>
          <w:rPr>
            <w:rFonts w:ascii="Courier New" w:hAnsi="Courier New" w:cs="Courier New"/>
            <w:sz w:val="22"/>
          </w:rPr>
          <w:t>&amp;</w:t>
        </w:r>
        <w:proofErr w:type="spellStart"/>
        <w:r>
          <w:rPr>
            <w:rFonts w:ascii="Courier New" w:hAnsi="Courier New" w:cs="Courier New"/>
            <w:sz w:val="22"/>
          </w:rPr>
          <w:t>SendTorridonCommand</w:t>
        </w:r>
        <w:proofErr w:type="spellEnd"/>
        <w:r>
          <w:rPr>
            <w:rFonts w:ascii="Courier New" w:hAnsi="Courier New" w:cs="Courier New"/>
            <w:sz w:val="22"/>
          </w:rPr>
          <w:t xml:space="preserve"> ($Connection, "</w:t>
        </w:r>
        <w:proofErr w:type="spellStart"/>
        <w:r>
          <w:rPr>
            <w:rFonts w:ascii="Courier New" w:hAnsi="Courier New" w:cs="Courier New"/>
            <w:sz w:val="22"/>
          </w:rPr>
          <w:t>sig</w:t>
        </w:r>
        <w:proofErr w:type="gramStart"/>
        <w:r>
          <w:rPr>
            <w:rFonts w:ascii="Courier New" w:hAnsi="Courier New" w:cs="Courier New"/>
            <w:sz w:val="22"/>
          </w:rPr>
          <w:t>:REFCLK</w:t>
        </w:r>
        <w:proofErr w:type="gramEnd"/>
        <w:r>
          <w:rPr>
            <w:rFonts w:ascii="Courier New" w:hAnsi="Courier New" w:cs="Courier New"/>
            <w:sz w:val="22"/>
          </w:rPr>
          <w:t>_MN:source</w:t>
        </w:r>
        <w:proofErr w:type="spellEnd"/>
        <w:r>
          <w:rPr>
            <w:rFonts w:ascii="Courier New" w:hAnsi="Courier New" w:cs="Courier New"/>
            <w:sz w:val="22"/>
          </w:rPr>
          <w:t xml:space="preserve"> 2");</w:t>
        </w:r>
      </w:ins>
    </w:p>
    <w:p w:rsidR="00871952" w:rsidRDefault="00871952" w:rsidP="00871952">
      <w:pPr>
        <w:autoSpaceDE w:val="0"/>
        <w:autoSpaceDN w:val="0"/>
        <w:adjustRightInd w:val="0"/>
        <w:spacing w:after="0" w:line="240" w:lineRule="auto"/>
        <w:rPr>
          <w:ins w:id="941" w:author="anorrie" w:date="2015-06-04T10:19:00Z"/>
          <w:rFonts w:ascii="Courier New" w:hAnsi="Courier New" w:cs="Courier New"/>
          <w:sz w:val="22"/>
        </w:rPr>
      </w:pPr>
      <w:ins w:id="942" w:author="anorrie" w:date="2015-06-04T10:19:00Z">
        <w:r>
          <w:rPr>
            <w:rFonts w:ascii="Courier New" w:hAnsi="Courier New" w:cs="Courier New"/>
            <w:sz w:val="22"/>
          </w:rPr>
          <w:t>&amp;</w:t>
        </w:r>
        <w:proofErr w:type="spellStart"/>
        <w:r>
          <w:rPr>
            <w:rFonts w:ascii="Courier New" w:hAnsi="Courier New" w:cs="Courier New"/>
            <w:sz w:val="22"/>
          </w:rPr>
          <w:t>SendTorridonCommand</w:t>
        </w:r>
        <w:proofErr w:type="spellEnd"/>
        <w:r>
          <w:rPr>
            <w:rFonts w:ascii="Courier New" w:hAnsi="Courier New" w:cs="Courier New"/>
            <w:sz w:val="22"/>
          </w:rPr>
          <w:t xml:space="preserve"> ($Connection, "</w:t>
        </w:r>
        <w:proofErr w:type="spellStart"/>
        <w:r>
          <w:rPr>
            <w:rFonts w:ascii="Courier New" w:hAnsi="Courier New" w:cs="Courier New"/>
            <w:sz w:val="22"/>
          </w:rPr>
          <w:t>sig</w:t>
        </w:r>
        <w:proofErr w:type="gramStart"/>
        <w:r>
          <w:rPr>
            <w:rFonts w:ascii="Courier New" w:hAnsi="Courier New" w:cs="Courier New"/>
            <w:sz w:val="22"/>
          </w:rPr>
          <w:t>:REFCLK</w:t>
        </w:r>
        <w:proofErr w:type="gramEnd"/>
        <w:r>
          <w:rPr>
            <w:rFonts w:ascii="Courier New" w:hAnsi="Courier New" w:cs="Courier New"/>
            <w:sz w:val="22"/>
          </w:rPr>
          <w:t>_PL:source</w:t>
        </w:r>
        <w:proofErr w:type="spellEnd"/>
        <w:r>
          <w:rPr>
            <w:rFonts w:ascii="Courier New" w:hAnsi="Courier New" w:cs="Courier New"/>
            <w:sz w:val="22"/>
          </w:rPr>
          <w:t xml:space="preserve"> 2");</w:t>
        </w:r>
      </w:ins>
    </w:p>
    <w:p w:rsidR="00871952" w:rsidRDefault="00871952" w:rsidP="00871952">
      <w:pPr>
        <w:autoSpaceDE w:val="0"/>
        <w:autoSpaceDN w:val="0"/>
        <w:adjustRightInd w:val="0"/>
        <w:spacing w:after="0" w:line="240" w:lineRule="auto"/>
        <w:rPr>
          <w:ins w:id="943" w:author="anorrie" w:date="2015-06-04T10:19:00Z"/>
          <w:rFonts w:ascii="Courier New" w:hAnsi="Courier New" w:cs="Courier New"/>
          <w:sz w:val="22"/>
        </w:rPr>
      </w:pPr>
    </w:p>
    <w:p w:rsidR="00871952" w:rsidRPr="001E229F" w:rsidRDefault="00871952" w:rsidP="00871952">
      <w:pPr>
        <w:autoSpaceDE w:val="0"/>
        <w:autoSpaceDN w:val="0"/>
        <w:adjustRightInd w:val="0"/>
        <w:spacing w:after="0" w:line="240" w:lineRule="auto"/>
        <w:rPr>
          <w:ins w:id="944" w:author="anorrie" w:date="2015-06-04T10:19:00Z"/>
          <w:rFonts w:ascii="Courier New" w:hAnsi="Courier New" w:cs="Courier New"/>
          <w:color w:val="00B050"/>
          <w:sz w:val="22"/>
          <w:rPrChange w:id="945" w:author="gkumar" w:date="2015-06-05T15:51:00Z">
            <w:rPr>
              <w:ins w:id="946" w:author="anorrie" w:date="2015-06-04T10:19:00Z"/>
              <w:rFonts w:ascii="Courier New" w:hAnsi="Courier New" w:cs="Courier New"/>
              <w:sz w:val="22"/>
            </w:rPr>
          </w:rPrChange>
        </w:rPr>
      </w:pPr>
      <w:ins w:id="947" w:author="anorrie" w:date="2015-06-04T10:19:00Z">
        <w:r w:rsidRPr="001E229F">
          <w:rPr>
            <w:rFonts w:ascii="Courier New" w:hAnsi="Courier New" w:cs="Courier New"/>
            <w:color w:val="00B050"/>
            <w:sz w:val="22"/>
            <w:rPrChange w:id="948" w:author="gkumar" w:date="2015-06-05T15:51:00Z">
              <w:rPr>
                <w:rFonts w:ascii="Courier New" w:hAnsi="Courier New" w:cs="Courier New"/>
                <w:sz w:val="22"/>
              </w:rPr>
            </w:rPrChange>
          </w:rPr>
          <w:t>#set signal driving logic on PERST signal (supported on QTL1688-04 &amp; QTL1630-04 modules and above)</w:t>
        </w:r>
      </w:ins>
    </w:p>
    <w:p w:rsidR="00871952" w:rsidRDefault="00871952" w:rsidP="00871952">
      <w:pPr>
        <w:autoSpaceDE w:val="0"/>
        <w:autoSpaceDN w:val="0"/>
        <w:adjustRightInd w:val="0"/>
        <w:spacing w:after="0" w:line="240" w:lineRule="auto"/>
        <w:rPr>
          <w:ins w:id="949" w:author="anorrie" w:date="2015-06-04T10:19:00Z"/>
          <w:rFonts w:ascii="Courier New" w:hAnsi="Courier New" w:cs="Courier New"/>
          <w:sz w:val="22"/>
        </w:rPr>
      </w:pPr>
      <w:ins w:id="950" w:author="anorrie" w:date="2015-06-04T10:19:00Z">
        <w:r>
          <w:rPr>
            <w:rFonts w:ascii="Courier New" w:hAnsi="Courier New" w:cs="Courier New"/>
            <w:sz w:val="22"/>
          </w:rPr>
          <w:t>#&amp;</w:t>
        </w:r>
        <w:proofErr w:type="spellStart"/>
        <w:r>
          <w:rPr>
            <w:rFonts w:ascii="Courier New" w:hAnsi="Courier New" w:cs="Courier New"/>
            <w:sz w:val="22"/>
          </w:rPr>
          <w:t>SendTorridonCommand</w:t>
        </w:r>
        <w:proofErr w:type="spellEnd"/>
        <w:r>
          <w:rPr>
            <w:rFonts w:ascii="Courier New" w:hAnsi="Courier New" w:cs="Courier New"/>
            <w:sz w:val="22"/>
          </w:rPr>
          <w:t xml:space="preserve"> ($Connection, "</w:t>
        </w:r>
        <w:proofErr w:type="spellStart"/>
        <w:r>
          <w:rPr>
            <w:rFonts w:ascii="Courier New" w:hAnsi="Courier New" w:cs="Courier New"/>
            <w:sz w:val="22"/>
          </w:rPr>
          <w:t>SIGnal</w:t>
        </w:r>
        <w:proofErr w:type="gramStart"/>
        <w:r>
          <w:rPr>
            <w:rFonts w:ascii="Courier New" w:hAnsi="Courier New" w:cs="Courier New"/>
            <w:sz w:val="22"/>
          </w:rPr>
          <w:t>:PERST:DRIve:OPEn</w:t>
        </w:r>
        <w:proofErr w:type="spellEnd"/>
        <w:proofErr w:type="gramEnd"/>
        <w:r>
          <w:rPr>
            <w:rFonts w:ascii="Courier New" w:hAnsi="Courier New" w:cs="Courier New"/>
            <w:sz w:val="22"/>
          </w:rPr>
          <w:t xml:space="preserve"> LOW");</w:t>
        </w:r>
      </w:ins>
    </w:p>
    <w:p w:rsidR="00871952" w:rsidRDefault="00871952" w:rsidP="00871952">
      <w:pPr>
        <w:autoSpaceDE w:val="0"/>
        <w:autoSpaceDN w:val="0"/>
        <w:adjustRightInd w:val="0"/>
        <w:spacing w:after="0" w:line="240" w:lineRule="auto"/>
        <w:rPr>
          <w:ins w:id="951" w:author="anorrie" w:date="2015-06-04T10:19:00Z"/>
          <w:rFonts w:ascii="Courier New" w:hAnsi="Courier New" w:cs="Courier New"/>
          <w:sz w:val="22"/>
        </w:rPr>
      </w:pPr>
      <w:ins w:id="952" w:author="anorrie" w:date="2015-06-04T10:19:00Z">
        <w:r>
          <w:rPr>
            <w:rFonts w:ascii="Courier New" w:hAnsi="Courier New" w:cs="Courier New"/>
            <w:sz w:val="22"/>
          </w:rPr>
          <w:t>#&amp;</w:t>
        </w:r>
        <w:proofErr w:type="spellStart"/>
        <w:r>
          <w:rPr>
            <w:rFonts w:ascii="Courier New" w:hAnsi="Courier New" w:cs="Courier New"/>
            <w:sz w:val="22"/>
          </w:rPr>
          <w:t>SendTorridonCommand</w:t>
        </w:r>
        <w:proofErr w:type="spellEnd"/>
        <w:r>
          <w:rPr>
            <w:rFonts w:ascii="Courier New" w:hAnsi="Courier New" w:cs="Courier New"/>
            <w:sz w:val="22"/>
          </w:rPr>
          <w:t xml:space="preserve"> ($Connection, "</w:t>
        </w:r>
        <w:proofErr w:type="spellStart"/>
        <w:r>
          <w:rPr>
            <w:rFonts w:ascii="Courier New" w:hAnsi="Courier New" w:cs="Courier New"/>
            <w:sz w:val="22"/>
          </w:rPr>
          <w:t>SIGnal</w:t>
        </w:r>
        <w:proofErr w:type="gramStart"/>
        <w:r>
          <w:rPr>
            <w:rFonts w:ascii="Courier New" w:hAnsi="Courier New" w:cs="Courier New"/>
            <w:sz w:val="22"/>
          </w:rPr>
          <w:t>:PERST:DRIve:CLOsed</w:t>
        </w:r>
        <w:proofErr w:type="spellEnd"/>
        <w:proofErr w:type="gramEnd"/>
        <w:r>
          <w:rPr>
            <w:rFonts w:ascii="Courier New" w:hAnsi="Courier New" w:cs="Courier New"/>
            <w:sz w:val="22"/>
          </w:rPr>
          <w:t xml:space="preserve"> HIGH");</w:t>
        </w:r>
      </w:ins>
    </w:p>
    <w:p w:rsidR="00871952" w:rsidRDefault="00871952" w:rsidP="00871952">
      <w:pPr>
        <w:autoSpaceDE w:val="0"/>
        <w:autoSpaceDN w:val="0"/>
        <w:adjustRightInd w:val="0"/>
        <w:spacing w:after="0" w:line="240" w:lineRule="auto"/>
        <w:rPr>
          <w:ins w:id="953" w:author="anorrie" w:date="2015-06-04T10:19:00Z"/>
          <w:rFonts w:ascii="Courier New" w:hAnsi="Courier New" w:cs="Courier New"/>
          <w:sz w:val="22"/>
        </w:rPr>
      </w:pPr>
    </w:p>
    <w:p w:rsidR="00871952" w:rsidRDefault="00871952" w:rsidP="00871952">
      <w:pPr>
        <w:autoSpaceDE w:val="0"/>
        <w:autoSpaceDN w:val="0"/>
        <w:adjustRightInd w:val="0"/>
        <w:spacing w:after="0" w:line="240" w:lineRule="auto"/>
        <w:rPr>
          <w:ins w:id="954" w:author="anorrie" w:date="2015-06-04T10:19:00Z"/>
          <w:rFonts w:ascii="Courier New" w:hAnsi="Courier New" w:cs="Courier New"/>
          <w:sz w:val="22"/>
        </w:rPr>
      </w:pPr>
      <w:proofErr w:type="spellStart"/>
      <w:proofErr w:type="gramStart"/>
      <w:ins w:id="955" w:author="anorrie" w:date="2015-06-04T10:19:00Z">
        <w:r>
          <w:rPr>
            <w:rFonts w:ascii="Courier New" w:hAnsi="Courier New" w:cs="Courier New"/>
            <w:sz w:val="22"/>
          </w:rPr>
          <w:t>print"</w:t>
        </w:r>
        <w:proofErr w:type="gramEnd"/>
        <w:r>
          <w:rPr>
            <w:rFonts w:ascii="Courier New" w:hAnsi="Courier New" w:cs="Courier New"/>
            <w:sz w:val="22"/>
          </w:rPr>
          <w:t>Print</w:t>
        </w:r>
        <w:proofErr w:type="spellEnd"/>
        <w:r>
          <w:rPr>
            <w:rFonts w:ascii="Courier New" w:hAnsi="Courier New" w:cs="Courier New"/>
            <w:sz w:val="22"/>
          </w:rPr>
          <w:t xml:space="preserve"> RETURN to start script";</w:t>
        </w:r>
      </w:ins>
    </w:p>
    <w:p w:rsidR="00871952" w:rsidRDefault="00871952" w:rsidP="00871952">
      <w:pPr>
        <w:autoSpaceDE w:val="0"/>
        <w:autoSpaceDN w:val="0"/>
        <w:adjustRightInd w:val="0"/>
        <w:spacing w:after="0" w:line="240" w:lineRule="auto"/>
        <w:rPr>
          <w:ins w:id="956" w:author="anorrie" w:date="2015-06-04T10:19:00Z"/>
          <w:rFonts w:ascii="Courier New" w:hAnsi="Courier New" w:cs="Courier New"/>
          <w:sz w:val="22"/>
        </w:rPr>
      </w:pPr>
      <w:ins w:id="957" w:author="anorrie" w:date="2015-06-04T10:19:00Z">
        <w:r>
          <w:rPr>
            <w:rFonts w:ascii="Courier New" w:hAnsi="Courier New" w:cs="Courier New"/>
            <w:sz w:val="22"/>
          </w:rPr>
          <w:t>&lt;STDIN&gt;;</w:t>
        </w:r>
      </w:ins>
    </w:p>
    <w:p w:rsidR="00871952" w:rsidRDefault="00871952" w:rsidP="00871952">
      <w:pPr>
        <w:autoSpaceDE w:val="0"/>
        <w:autoSpaceDN w:val="0"/>
        <w:adjustRightInd w:val="0"/>
        <w:spacing w:after="0" w:line="240" w:lineRule="auto"/>
        <w:rPr>
          <w:ins w:id="958" w:author="anorrie" w:date="2015-06-04T10:19:00Z"/>
          <w:rFonts w:ascii="Courier New" w:hAnsi="Courier New" w:cs="Courier New"/>
          <w:sz w:val="22"/>
        </w:rPr>
      </w:pPr>
    </w:p>
    <w:p w:rsidR="00871952" w:rsidRPr="001E229F" w:rsidRDefault="00871952" w:rsidP="00871952">
      <w:pPr>
        <w:autoSpaceDE w:val="0"/>
        <w:autoSpaceDN w:val="0"/>
        <w:adjustRightInd w:val="0"/>
        <w:spacing w:after="0" w:line="240" w:lineRule="auto"/>
        <w:rPr>
          <w:ins w:id="959" w:author="anorrie" w:date="2015-06-04T10:19:00Z"/>
          <w:rFonts w:ascii="Courier New" w:hAnsi="Courier New" w:cs="Courier New"/>
          <w:color w:val="00B050"/>
          <w:sz w:val="22"/>
          <w:rPrChange w:id="960" w:author="gkumar" w:date="2015-06-05T15:51:00Z">
            <w:rPr>
              <w:ins w:id="961" w:author="anorrie" w:date="2015-06-04T10:19:00Z"/>
              <w:rFonts w:ascii="Courier New" w:hAnsi="Courier New" w:cs="Courier New"/>
              <w:sz w:val="22"/>
            </w:rPr>
          </w:rPrChange>
        </w:rPr>
      </w:pPr>
      <w:ins w:id="962" w:author="anorrie" w:date="2015-06-04T10:19:00Z">
        <w:r w:rsidRPr="001E229F">
          <w:rPr>
            <w:rFonts w:ascii="Courier New" w:hAnsi="Courier New" w:cs="Courier New"/>
            <w:color w:val="00B050"/>
            <w:sz w:val="22"/>
            <w:rPrChange w:id="963" w:author="gkumar" w:date="2015-06-05T15:51:00Z">
              <w:rPr>
                <w:rFonts w:ascii="Courier New" w:hAnsi="Courier New" w:cs="Courier New"/>
                <w:sz w:val="22"/>
              </w:rPr>
            </w:rPrChange>
          </w:rPr>
          <w:t># Timing sequence begins here</w:t>
        </w:r>
      </w:ins>
    </w:p>
    <w:p w:rsidR="00871952" w:rsidRDefault="00871952" w:rsidP="00871952">
      <w:pPr>
        <w:autoSpaceDE w:val="0"/>
        <w:autoSpaceDN w:val="0"/>
        <w:adjustRightInd w:val="0"/>
        <w:spacing w:after="0" w:line="240" w:lineRule="auto"/>
        <w:rPr>
          <w:ins w:id="964" w:author="anorrie" w:date="2015-06-04T10:19:00Z"/>
          <w:rFonts w:ascii="Courier New" w:hAnsi="Courier New" w:cs="Courier New"/>
          <w:sz w:val="22"/>
        </w:rPr>
      </w:pPr>
      <w:ins w:id="965" w:author="anorrie" w:date="2015-06-04T10:19:00Z">
        <w:r>
          <w:rPr>
            <w:rFonts w:ascii="Courier New" w:hAnsi="Courier New" w:cs="Courier New"/>
            <w:sz w:val="22"/>
          </w:rPr>
          <w:t>&amp;</w:t>
        </w:r>
        <w:proofErr w:type="spellStart"/>
        <w:r>
          <w:rPr>
            <w:rFonts w:ascii="Courier New" w:hAnsi="Courier New" w:cs="Courier New"/>
            <w:sz w:val="22"/>
          </w:rPr>
          <w:t>SendTorridonCommand</w:t>
        </w:r>
        <w:proofErr w:type="spellEnd"/>
        <w:r>
          <w:rPr>
            <w:rFonts w:ascii="Courier New" w:hAnsi="Courier New" w:cs="Courier New"/>
            <w:sz w:val="22"/>
          </w:rPr>
          <w:t xml:space="preserve"> ($Connection, "source</w:t>
        </w:r>
        <w:proofErr w:type="gramStart"/>
        <w:r>
          <w:rPr>
            <w:rFonts w:ascii="Courier New" w:hAnsi="Courier New" w:cs="Courier New"/>
            <w:sz w:val="22"/>
          </w:rPr>
          <w:t>:1:STATE</w:t>
        </w:r>
        <w:proofErr w:type="gramEnd"/>
        <w:r>
          <w:rPr>
            <w:rFonts w:ascii="Courier New" w:hAnsi="Courier New" w:cs="Courier New"/>
            <w:sz w:val="22"/>
          </w:rPr>
          <w:t xml:space="preserve"> off");</w:t>
        </w:r>
      </w:ins>
    </w:p>
    <w:p w:rsidR="00871952" w:rsidRDefault="00871952" w:rsidP="00871952">
      <w:pPr>
        <w:autoSpaceDE w:val="0"/>
        <w:autoSpaceDN w:val="0"/>
        <w:adjustRightInd w:val="0"/>
        <w:spacing w:after="0" w:line="240" w:lineRule="auto"/>
        <w:rPr>
          <w:ins w:id="966" w:author="anorrie" w:date="2015-06-04T10:19:00Z"/>
          <w:rFonts w:ascii="Courier New" w:hAnsi="Courier New" w:cs="Courier New"/>
          <w:sz w:val="22"/>
        </w:rPr>
      </w:pPr>
      <w:proofErr w:type="gramStart"/>
      <w:ins w:id="967" w:author="anorrie" w:date="2015-06-04T10:19:00Z">
        <w:r>
          <w:rPr>
            <w:rFonts w:ascii="Courier New" w:hAnsi="Courier New" w:cs="Courier New"/>
            <w:sz w:val="22"/>
          </w:rPr>
          <w:t>sleep(</w:t>
        </w:r>
        <w:proofErr w:type="gramEnd"/>
        <w:r>
          <w:rPr>
            <w:rFonts w:ascii="Courier New" w:hAnsi="Courier New" w:cs="Courier New"/>
            <w:sz w:val="22"/>
          </w:rPr>
          <w:t>0.4);</w:t>
        </w:r>
      </w:ins>
    </w:p>
    <w:p w:rsidR="00871952" w:rsidRDefault="00871952" w:rsidP="00871952">
      <w:pPr>
        <w:autoSpaceDE w:val="0"/>
        <w:autoSpaceDN w:val="0"/>
        <w:adjustRightInd w:val="0"/>
        <w:spacing w:after="0" w:line="240" w:lineRule="auto"/>
        <w:rPr>
          <w:ins w:id="968" w:author="anorrie" w:date="2015-06-04T10:19:00Z"/>
          <w:rFonts w:ascii="Courier New" w:hAnsi="Courier New" w:cs="Courier New"/>
          <w:sz w:val="22"/>
        </w:rPr>
      </w:pPr>
      <w:ins w:id="969" w:author="anorrie" w:date="2015-06-04T10:19:00Z">
        <w:r>
          <w:rPr>
            <w:rFonts w:ascii="Courier New" w:hAnsi="Courier New" w:cs="Courier New"/>
            <w:sz w:val="22"/>
          </w:rPr>
          <w:t>&amp;</w:t>
        </w:r>
        <w:proofErr w:type="spellStart"/>
        <w:r>
          <w:rPr>
            <w:rFonts w:ascii="Courier New" w:hAnsi="Courier New" w:cs="Courier New"/>
            <w:sz w:val="22"/>
          </w:rPr>
          <w:t>SendTorridonCommand</w:t>
        </w:r>
        <w:proofErr w:type="spellEnd"/>
        <w:r>
          <w:rPr>
            <w:rFonts w:ascii="Courier New" w:hAnsi="Courier New" w:cs="Courier New"/>
            <w:sz w:val="22"/>
          </w:rPr>
          <w:t xml:space="preserve"> ($Connection, "source</w:t>
        </w:r>
        <w:proofErr w:type="gramStart"/>
        <w:r>
          <w:rPr>
            <w:rFonts w:ascii="Courier New" w:hAnsi="Courier New" w:cs="Courier New"/>
            <w:sz w:val="22"/>
          </w:rPr>
          <w:t>:1:STATE</w:t>
        </w:r>
        <w:proofErr w:type="gramEnd"/>
        <w:r>
          <w:rPr>
            <w:rFonts w:ascii="Courier New" w:hAnsi="Courier New" w:cs="Courier New"/>
            <w:sz w:val="22"/>
          </w:rPr>
          <w:t xml:space="preserve"> on");</w:t>
        </w:r>
      </w:ins>
    </w:p>
    <w:p w:rsidR="00871952" w:rsidRDefault="00871952" w:rsidP="00871952">
      <w:pPr>
        <w:autoSpaceDE w:val="0"/>
        <w:autoSpaceDN w:val="0"/>
        <w:adjustRightInd w:val="0"/>
        <w:spacing w:after="0" w:line="240" w:lineRule="auto"/>
        <w:rPr>
          <w:ins w:id="970" w:author="anorrie" w:date="2015-06-04T10:19:00Z"/>
          <w:rFonts w:ascii="Courier New" w:hAnsi="Courier New" w:cs="Courier New"/>
          <w:sz w:val="22"/>
        </w:rPr>
      </w:pPr>
      <w:proofErr w:type="gramStart"/>
      <w:ins w:id="971" w:author="anorrie" w:date="2015-06-04T10:19:00Z">
        <w:r>
          <w:rPr>
            <w:rFonts w:ascii="Courier New" w:hAnsi="Courier New" w:cs="Courier New"/>
            <w:sz w:val="22"/>
          </w:rPr>
          <w:t>sleep(</w:t>
        </w:r>
        <w:proofErr w:type="gramEnd"/>
        <w:r>
          <w:rPr>
            <w:rFonts w:ascii="Courier New" w:hAnsi="Courier New" w:cs="Courier New"/>
            <w:sz w:val="22"/>
          </w:rPr>
          <w:t>4.5);</w:t>
        </w:r>
      </w:ins>
    </w:p>
    <w:p w:rsidR="00871952" w:rsidRDefault="00871952" w:rsidP="00871952">
      <w:pPr>
        <w:autoSpaceDE w:val="0"/>
        <w:autoSpaceDN w:val="0"/>
        <w:adjustRightInd w:val="0"/>
        <w:spacing w:after="0" w:line="240" w:lineRule="auto"/>
        <w:rPr>
          <w:ins w:id="972" w:author="anorrie" w:date="2015-06-04T10:19:00Z"/>
          <w:rFonts w:ascii="Courier New" w:hAnsi="Courier New" w:cs="Courier New"/>
          <w:sz w:val="22"/>
        </w:rPr>
      </w:pPr>
      <w:ins w:id="973" w:author="anorrie" w:date="2015-06-04T10:19:00Z">
        <w:r>
          <w:rPr>
            <w:rFonts w:ascii="Courier New" w:hAnsi="Courier New" w:cs="Courier New"/>
            <w:sz w:val="22"/>
          </w:rPr>
          <w:t>&amp;</w:t>
        </w:r>
        <w:proofErr w:type="spellStart"/>
        <w:r>
          <w:rPr>
            <w:rFonts w:ascii="Courier New" w:hAnsi="Courier New" w:cs="Courier New"/>
            <w:sz w:val="22"/>
          </w:rPr>
          <w:t>SendTorridonCommand</w:t>
        </w:r>
        <w:proofErr w:type="spellEnd"/>
        <w:r>
          <w:rPr>
            <w:rFonts w:ascii="Courier New" w:hAnsi="Courier New" w:cs="Courier New"/>
            <w:sz w:val="22"/>
          </w:rPr>
          <w:t xml:space="preserve"> ($Connection, "source</w:t>
        </w:r>
        <w:proofErr w:type="gramStart"/>
        <w:r>
          <w:rPr>
            <w:rFonts w:ascii="Courier New" w:hAnsi="Courier New" w:cs="Courier New"/>
            <w:sz w:val="22"/>
          </w:rPr>
          <w:t>:1:STATE</w:t>
        </w:r>
        <w:proofErr w:type="gramEnd"/>
        <w:r>
          <w:rPr>
            <w:rFonts w:ascii="Courier New" w:hAnsi="Courier New" w:cs="Courier New"/>
            <w:sz w:val="22"/>
          </w:rPr>
          <w:t xml:space="preserve"> off");</w:t>
        </w:r>
      </w:ins>
    </w:p>
    <w:p w:rsidR="00871952" w:rsidRDefault="00871952" w:rsidP="00871952">
      <w:pPr>
        <w:autoSpaceDE w:val="0"/>
        <w:autoSpaceDN w:val="0"/>
        <w:adjustRightInd w:val="0"/>
        <w:spacing w:after="0" w:line="240" w:lineRule="auto"/>
        <w:rPr>
          <w:ins w:id="974" w:author="anorrie" w:date="2015-06-04T10:19:00Z"/>
          <w:rFonts w:ascii="Courier New" w:hAnsi="Courier New" w:cs="Courier New"/>
          <w:sz w:val="22"/>
        </w:rPr>
      </w:pPr>
      <w:proofErr w:type="gramStart"/>
      <w:ins w:id="975" w:author="anorrie" w:date="2015-06-04T10:19:00Z">
        <w:r>
          <w:rPr>
            <w:rFonts w:ascii="Courier New" w:hAnsi="Courier New" w:cs="Courier New"/>
            <w:sz w:val="22"/>
          </w:rPr>
          <w:t>sleep(</w:t>
        </w:r>
        <w:proofErr w:type="gramEnd"/>
        <w:r>
          <w:rPr>
            <w:rFonts w:ascii="Courier New" w:hAnsi="Courier New" w:cs="Courier New"/>
            <w:sz w:val="22"/>
          </w:rPr>
          <w:t>0.4);</w:t>
        </w:r>
      </w:ins>
    </w:p>
    <w:p w:rsidR="00871952" w:rsidRDefault="00871952" w:rsidP="00871952">
      <w:pPr>
        <w:autoSpaceDE w:val="0"/>
        <w:autoSpaceDN w:val="0"/>
        <w:adjustRightInd w:val="0"/>
        <w:spacing w:after="0" w:line="240" w:lineRule="auto"/>
        <w:rPr>
          <w:ins w:id="976" w:author="anorrie" w:date="2015-06-04T10:19:00Z"/>
          <w:rFonts w:ascii="Courier New" w:hAnsi="Courier New" w:cs="Courier New"/>
          <w:sz w:val="22"/>
        </w:rPr>
      </w:pPr>
      <w:ins w:id="977" w:author="anorrie" w:date="2015-06-04T10:19:00Z">
        <w:r>
          <w:rPr>
            <w:rFonts w:ascii="Courier New" w:hAnsi="Courier New" w:cs="Courier New"/>
            <w:sz w:val="22"/>
          </w:rPr>
          <w:t>&amp;</w:t>
        </w:r>
        <w:proofErr w:type="spellStart"/>
        <w:r>
          <w:rPr>
            <w:rFonts w:ascii="Courier New" w:hAnsi="Courier New" w:cs="Courier New"/>
            <w:sz w:val="22"/>
          </w:rPr>
          <w:t>SendTorridonCommand</w:t>
        </w:r>
        <w:proofErr w:type="spellEnd"/>
        <w:r>
          <w:rPr>
            <w:rFonts w:ascii="Courier New" w:hAnsi="Courier New" w:cs="Courier New"/>
            <w:sz w:val="22"/>
          </w:rPr>
          <w:t xml:space="preserve"> ($Connection, "source</w:t>
        </w:r>
        <w:proofErr w:type="gramStart"/>
        <w:r>
          <w:rPr>
            <w:rFonts w:ascii="Courier New" w:hAnsi="Courier New" w:cs="Courier New"/>
            <w:sz w:val="22"/>
          </w:rPr>
          <w:t>:2:STATE</w:t>
        </w:r>
        <w:proofErr w:type="gramEnd"/>
        <w:r>
          <w:rPr>
            <w:rFonts w:ascii="Courier New" w:hAnsi="Courier New" w:cs="Courier New"/>
            <w:sz w:val="22"/>
          </w:rPr>
          <w:t xml:space="preserve"> off");</w:t>
        </w:r>
      </w:ins>
    </w:p>
    <w:p w:rsidR="00871952" w:rsidRDefault="00871952" w:rsidP="00871952">
      <w:pPr>
        <w:autoSpaceDE w:val="0"/>
        <w:autoSpaceDN w:val="0"/>
        <w:adjustRightInd w:val="0"/>
        <w:spacing w:after="0" w:line="240" w:lineRule="auto"/>
        <w:rPr>
          <w:ins w:id="978" w:author="anorrie" w:date="2015-06-04T10:19:00Z"/>
          <w:rFonts w:ascii="Courier New" w:hAnsi="Courier New" w:cs="Courier New"/>
          <w:sz w:val="22"/>
        </w:rPr>
      </w:pPr>
      <w:proofErr w:type="gramStart"/>
      <w:ins w:id="979" w:author="anorrie" w:date="2015-06-04T10:19:00Z">
        <w:r>
          <w:rPr>
            <w:rFonts w:ascii="Courier New" w:hAnsi="Courier New" w:cs="Courier New"/>
            <w:sz w:val="22"/>
          </w:rPr>
          <w:t>sleep(</w:t>
        </w:r>
        <w:proofErr w:type="gramEnd"/>
        <w:r>
          <w:rPr>
            <w:rFonts w:ascii="Courier New" w:hAnsi="Courier New" w:cs="Courier New"/>
            <w:sz w:val="22"/>
          </w:rPr>
          <w:t>1.6);</w:t>
        </w:r>
      </w:ins>
    </w:p>
    <w:p w:rsidR="00871952" w:rsidRDefault="00871952" w:rsidP="00871952">
      <w:pPr>
        <w:autoSpaceDE w:val="0"/>
        <w:autoSpaceDN w:val="0"/>
        <w:adjustRightInd w:val="0"/>
        <w:spacing w:after="0" w:line="240" w:lineRule="auto"/>
        <w:rPr>
          <w:ins w:id="980" w:author="anorrie" w:date="2015-06-04T10:19:00Z"/>
          <w:rFonts w:ascii="Courier New" w:hAnsi="Courier New" w:cs="Courier New"/>
          <w:sz w:val="22"/>
        </w:rPr>
      </w:pPr>
      <w:ins w:id="981" w:author="anorrie" w:date="2015-06-04T10:19:00Z">
        <w:r>
          <w:rPr>
            <w:rFonts w:ascii="Courier New" w:hAnsi="Courier New" w:cs="Courier New"/>
            <w:sz w:val="22"/>
          </w:rPr>
          <w:t>&amp;</w:t>
        </w:r>
        <w:proofErr w:type="spellStart"/>
        <w:r>
          <w:rPr>
            <w:rFonts w:ascii="Courier New" w:hAnsi="Courier New" w:cs="Courier New"/>
            <w:sz w:val="22"/>
          </w:rPr>
          <w:t>SendTorridonCommand</w:t>
        </w:r>
        <w:proofErr w:type="spellEnd"/>
        <w:r>
          <w:rPr>
            <w:rFonts w:ascii="Courier New" w:hAnsi="Courier New" w:cs="Courier New"/>
            <w:sz w:val="22"/>
          </w:rPr>
          <w:t xml:space="preserve"> ($Connection, "source</w:t>
        </w:r>
        <w:proofErr w:type="gramStart"/>
        <w:r>
          <w:rPr>
            <w:rFonts w:ascii="Courier New" w:hAnsi="Courier New" w:cs="Courier New"/>
            <w:sz w:val="22"/>
          </w:rPr>
          <w:t>:2:STATE</w:t>
        </w:r>
        <w:proofErr w:type="gramEnd"/>
        <w:r>
          <w:rPr>
            <w:rFonts w:ascii="Courier New" w:hAnsi="Courier New" w:cs="Courier New"/>
            <w:sz w:val="22"/>
          </w:rPr>
          <w:t xml:space="preserve"> on");</w:t>
        </w:r>
      </w:ins>
    </w:p>
    <w:p w:rsidR="00871952" w:rsidRDefault="00871952" w:rsidP="00871952">
      <w:pPr>
        <w:autoSpaceDE w:val="0"/>
        <w:autoSpaceDN w:val="0"/>
        <w:adjustRightInd w:val="0"/>
        <w:spacing w:after="0" w:line="240" w:lineRule="auto"/>
        <w:rPr>
          <w:ins w:id="982" w:author="anorrie" w:date="2015-06-04T10:19:00Z"/>
          <w:rFonts w:ascii="Courier New" w:hAnsi="Courier New" w:cs="Courier New"/>
          <w:sz w:val="22"/>
        </w:rPr>
      </w:pPr>
      <w:proofErr w:type="gramStart"/>
      <w:ins w:id="983" w:author="anorrie" w:date="2015-06-04T10:19:00Z">
        <w:r>
          <w:rPr>
            <w:rFonts w:ascii="Courier New" w:hAnsi="Courier New" w:cs="Courier New"/>
            <w:sz w:val="22"/>
          </w:rPr>
          <w:t>sleep(</w:t>
        </w:r>
        <w:proofErr w:type="gramEnd"/>
        <w:r>
          <w:rPr>
            <w:rFonts w:ascii="Courier New" w:hAnsi="Courier New" w:cs="Courier New"/>
            <w:sz w:val="22"/>
          </w:rPr>
          <w:t>0.2);</w:t>
        </w:r>
      </w:ins>
    </w:p>
    <w:p w:rsidR="00871952" w:rsidRDefault="00871952" w:rsidP="00871952">
      <w:pPr>
        <w:autoSpaceDE w:val="0"/>
        <w:autoSpaceDN w:val="0"/>
        <w:adjustRightInd w:val="0"/>
        <w:spacing w:after="0" w:line="240" w:lineRule="auto"/>
        <w:rPr>
          <w:ins w:id="984" w:author="anorrie" w:date="2015-06-04T10:19:00Z"/>
          <w:rFonts w:ascii="Courier New" w:hAnsi="Courier New" w:cs="Courier New"/>
          <w:sz w:val="22"/>
        </w:rPr>
      </w:pPr>
      <w:ins w:id="985" w:author="anorrie" w:date="2015-06-04T10:19:00Z">
        <w:r>
          <w:rPr>
            <w:rFonts w:ascii="Courier New" w:hAnsi="Courier New" w:cs="Courier New"/>
            <w:sz w:val="22"/>
          </w:rPr>
          <w:t>&amp;</w:t>
        </w:r>
        <w:proofErr w:type="spellStart"/>
        <w:r>
          <w:rPr>
            <w:rFonts w:ascii="Courier New" w:hAnsi="Courier New" w:cs="Courier New"/>
            <w:sz w:val="22"/>
          </w:rPr>
          <w:t>SendTorridonCommand</w:t>
        </w:r>
        <w:proofErr w:type="spellEnd"/>
        <w:r>
          <w:rPr>
            <w:rFonts w:ascii="Courier New" w:hAnsi="Courier New" w:cs="Courier New"/>
            <w:sz w:val="22"/>
          </w:rPr>
          <w:t xml:space="preserve"> ($Connection, "source</w:t>
        </w:r>
        <w:proofErr w:type="gramStart"/>
        <w:r>
          <w:rPr>
            <w:rFonts w:ascii="Courier New" w:hAnsi="Courier New" w:cs="Courier New"/>
            <w:sz w:val="22"/>
          </w:rPr>
          <w:t>:1:STATE</w:t>
        </w:r>
        <w:proofErr w:type="gramEnd"/>
        <w:r>
          <w:rPr>
            <w:rFonts w:ascii="Courier New" w:hAnsi="Courier New" w:cs="Courier New"/>
            <w:sz w:val="22"/>
          </w:rPr>
          <w:t xml:space="preserve"> on");</w:t>
        </w:r>
      </w:ins>
    </w:p>
    <w:p w:rsidR="00871952" w:rsidRDefault="00871952" w:rsidP="00871952">
      <w:pPr>
        <w:autoSpaceDE w:val="0"/>
        <w:autoSpaceDN w:val="0"/>
        <w:adjustRightInd w:val="0"/>
        <w:spacing w:after="0" w:line="240" w:lineRule="auto"/>
        <w:rPr>
          <w:ins w:id="986" w:author="anorrie" w:date="2015-06-04T10:19:00Z"/>
          <w:rFonts w:ascii="Courier New" w:hAnsi="Courier New" w:cs="Courier New"/>
          <w:sz w:val="22"/>
        </w:rPr>
      </w:pPr>
      <w:proofErr w:type="gramStart"/>
      <w:ins w:id="987" w:author="anorrie" w:date="2015-06-04T10:19:00Z">
        <w:r>
          <w:rPr>
            <w:rFonts w:ascii="Courier New" w:hAnsi="Courier New" w:cs="Courier New"/>
            <w:sz w:val="22"/>
          </w:rPr>
          <w:t>sleep(</w:t>
        </w:r>
        <w:proofErr w:type="gramEnd"/>
        <w:r>
          <w:rPr>
            <w:rFonts w:ascii="Courier New" w:hAnsi="Courier New" w:cs="Courier New"/>
            <w:sz w:val="22"/>
          </w:rPr>
          <w:t>6);</w:t>
        </w:r>
      </w:ins>
    </w:p>
    <w:p w:rsidR="00871952" w:rsidRDefault="00871952" w:rsidP="00871952">
      <w:pPr>
        <w:autoSpaceDE w:val="0"/>
        <w:autoSpaceDN w:val="0"/>
        <w:adjustRightInd w:val="0"/>
        <w:spacing w:after="0" w:line="240" w:lineRule="auto"/>
        <w:rPr>
          <w:ins w:id="988" w:author="anorrie" w:date="2015-06-04T10:19:00Z"/>
          <w:rFonts w:ascii="Courier New" w:hAnsi="Courier New" w:cs="Courier New"/>
          <w:sz w:val="22"/>
        </w:rPr>
      </w:pPr>
      <w:ins w:id="989" w:author="anorrie" w:date="2015-06-04T10:19:00Z">
        <w:r>
          <w:rPr>
            <w:rFonts w:ascii="Courier New" w:hAnsi="Courier New" w:cs="Courier New"/>
            <w:sz w:val="22"/>
          </w:rPr>
          <w:t>&amp;</w:t>
        </w:r>
        <w:proofErr w:type="spellStart"/>
        <w:r>
          <w:rPr>
            <w:rFonts w:ascii="Courier New" w:hAnsi="Courier New" w:cs="Courier New"/>
            <w:sz w:val="22"/>
          </w:rPr>
          <w:t>SendTorridonCommand</w:t>
        </w:r>
        <w:proofErr w:type="spellEnd"/>
        <w:r>
          <w:rPr>
            <w:rFonts w:ascii="Courier New" w:hAnsi="Courier New" w:cs="Courier New"/>
            <w:sz w:val="22"/>
          </w:rPr>
          <w:t xml:space="preserve"> ($Connection, "source</w:t>
        </w:r>
        <w:proofErr w:type="gramStart"/>
        <w:r>
          <w:rPr>
            <w:rFonts w:ascii="Courier New" w:hAnsi="Courier New" w:cs="Courier New"/>
            <w:sz w:val="22"/>
          </w:rPr>
          <w:t>:1:STATE</w:t>
        </w:r>
        <w:proofErr w:type="gramEnd"/>
        <w:r>
          <w:rPr>
            <w:rFonts w:ascii="Courier New" w:hAnsi="Courier New" w:cs="Courier New"/>
            <w:sz w:val="22"/>
          </w:rPr>
          <w:t xml:space="preserve"> off");</w:t>
        </w:r>
      </w:ins>
    </w:p>
    <w:p w:rsidR="00871952" w:rsidRDefault="00871952" w:rsidP="00871952">
      <w:pPr>
        <w:autoSpaceDE w:val="0"/>
        <w:autoSpaceDN w:val="0"/>
        <w:adjustRightInd w:val="0"/>
        <w:spacing w:after="0" w:line="240" w:lineRule="auto"/>
        <w:rPr>
          <w:ins w:id="990" w:author="anorrie" w:date="2015-06-04T10:19:00Z"/>
          <w:rFonts w:ascii="Courier New" w:hAnsi="Courier New" w:cs="Courier New"/>
          <w:sz w:val="22"/>
        </w:rPr>
      </w:pPr>
      <w:proofErr w:type="gramStart"/>
      <w:ins w:id="991" w:author="anorrie" w:date="2015-06-04T10:19:00Z">
        <w:r>
          <w:rPr>
            <w:rFonts w:ascii="Courier New" w:hAnsi="Courier New" w:cs="Courier New"/>
            <w:sz w:val="22"/>
          </w:rPr>
          <w:t>sleep(</w:t>
        </w:r>
        <w:proofErr w:type="gramEnd"/>
        <w:r>
          <w:rPr>
            <w:rFonts w:ascii="Courier New" w:hAnsi="Courier New" w:cs="Courier New"/>
            <w:sz w:val="22"/>
          </w:rPr>
          <w:t>0.6);</w:t>
        </w:r>
      </w:ins>
    </w:p>
    <w:p w:rsidR="00871952" w:rsidRDefault="00871952" w:rsidP="00871952">
      <w:pPr>
        <w:autoSpaceDE w:val="0"/>
        <w:autoSpaceDN w:val="0"/>
        <w:adjustRightInd w:val="0"/>
        <w:spacing w:after="0" w:line="240" w:lineRule="auto"/>
        <w:rPr>
          <w:ins w:id="992" w:author="anorrie" w:date="2015-06-04T10:19:00Z"/>
          <w:rFonts w:ascii="Courier New" w:hAnsi="Courier New" w:cs="Courier New"/>
          <w:sz w:val="22"/>
        </w:rPr>
      </w:pPr>
      <w:ins w:id="993" w:author="anorrie" w:date="2015-06-04T10:19:00Z">
        <w:r>
          <w:rPr>
            <w:rFonts w:ascii="Courier New" w:hAnsi="Courier New" w:cs="Courier New"/>
            <w:sz w:val="22"/>
          </w:rPr>
          <w:t>&amp;</w:t>
        </w:r>
        <w:proofErr w:type="spellStart"/>
        <w:r>
          <w:rPr>
            <w:rFonts w:ascii="Courier New" w:hAnsi="Courier New" w:cs="Courier New"/>
            <w:sz w:val="22"/>
          </w:rPr>
          <w:t>SendTorridonCommand</w:t>
        </w:r>
        <w:proofErr w:type="spellEnd"/>
        <w:r>
          <w:rPr>
            <w:rFonts w:ascii="Courier New" w:hAnsi="Courier New" w:cs="Courier New"/>
            <w:sz w:val="22"/>
          </w:rPr>
          <w:t xml:space="preserve"> ($Connection, "source</w:t>
        </w:r>
        <w:proofErr w:type="gramStart"/>
        <w:r>
          <w:rPr>
            <w:rFonts w:ascii="Courier New" w:hAnsi="Courier New" w:cs="Courier New"/>
            <w:sz w:val="22"/>
          </w:rPr>
          <w:t>:2:STATE</w:t>
        </w:r>
        <w:proofErr w:type="gramEnd"/>
        <w:r>
          <w:rPr>
            <w:rFonts w:ascii="Courier New" w:hAnsi="Courier New" w:cs="Courier New"/>
            <w:sz w:val="22"/>
          </w:rPr>
          <w:t xml:space="preserve"> off");</w:t>
        </w:r>
      </w:ins>
    </w:p>
    <w:p w:rsidR="00871952" w:rsidRDefault="00871952" w:rsidP="00871952">
      <w:pPr>
        <w:autoSpaceDE w:val="0"/>
        <w:autoSpaceDN w:val="0"/>
        <w:adjustRightInd w:val="0"/>
        <w:spacing w:after="0" w:line="240" w:lineRule="auto"/>
        <w:rPr>
          <w:ins w:id="994" w:author="anorrie" w:date="2015-06-04T10:19:00Z"/>
          <w:rFonts w:ascii="Courier New" w:hAnsi="Courier New" w:cs="Courier New"/>
          <w:sz w:val="22"/>
        </w:rPr>
      </w:pPr>
      <w:proofErr w:type="gramStart"/>
      <w:ins w:id="995" w:author="anorrie" w:date="2015-06-04T10:19:00Z">
        <w:r>
          <w:rPr>
            <w:rFonts w:ascii="Courier New" w:hAnsi="Courier New" w:cs="Courier New"/>
            <w:sz w:val="22"/>
          </w:rPr>
          <w:t>sleep(</w:t>
        </w:r>
        <w:proofErr w:type="gramEnd"/>
        <w:r>
          <w:rPr>
            <w:rFonts w:ascii="Courier New" w:hAnsi="Courier New" w:cs="Courier New"/>
            <w:sz w:val="22"/>
          </w:rPr>
          <w:t>3.8);</w:t>
        </w:r>
      </w:ins>
    </w:p>
    <w:p w:rsidR="00871952" w:rsidRDefault="00871952" w:rsidP="00871952">
      <w:pPr>
        <w:autoSpaceDE w:val="0"/>
        <w:autoSpaceDN w:val="0"/>
        <w:adjustRightInd w:val="0"/>
        <w:spacing w:after="0" w:line="240" w:lineRule="auto"/>
        <w:rPr>
          <w:ins w:id="996" w:author="anorrie" w:date="2015-06-04T10:19:00Z"/>
          <w:rFonts w:ascii="Courier New" w:hAnsi="Courier New" w:cs="Courier New"/>
          <w:sz w:val="22"/>
        </w:rPr>
      </w:pPr>
      <w:ins w:id="997" w:author="anorrie" w:date="2015-06-04T10:19:00Z">
        <w:r>
          <w:rPr>
            <w:rFonts w:ascii="Courier New" w:hAnsi="Courier New" w:cs="Courier New"/>
            <w:sz w:val="22"/>
          </w:rPr>
          <w:t>&amp;</w:t>
        </w:r>
        <w:proofErr w:type="spellStart"/>
        <w:r>
          <w:rPr>
            <w:rFonts w:ascii="Courier New" w:hAnsi="Courier New" w:cs="Courier New"/>
            <w:sz w:val="22"/>
          </w:rPr>
          <w:t>SendTorridonCommand</w:t>
        </w:r>
        <w:proofErr w:type="spellEnd"/>
        <w:r>
          <w:rPr>
            <w:rFonts w:ascii="Courier New" w:hAnsi="Courier New" w:cs="Courier New"/>
            <w:sz w:val="22"/>
          </w:rPr>
          <w:t xml:space="preserve"> ($Connection, "source</w:t>
        </w:r>
        <w:proofErr w:type="gramStart"/>
        <w:r>
          <w:rPr>
            <w:rFonts w:ascii="Courier New" w:hAnsi="Courier New" w:cs="Courier New"/>
            <w:sz w:val="22"/>
          </w:rPr>
          <w:t>:2:STATE</w:t>
        </w:r>
        <w:proofErr w:type="gramEnd"/>
        <w:r>
          <w:rPr>
            <w:rFonts w:ascii="Courier New" w:hAnsi="Courier New" w:cs="Courier New"/>
            <w:sz w:val="22"/>
          </w:rPr>
          <w:t xml:space="preserve"> on");</w:t>
        </w:r>
      </w:ins>
    </w:p>
    <w:p w:rsidR="00871952" w:rsidRDefault="00871952" w:rsidP="00871952">
      <w:pPr>
        <w:autoSpaceDE w:val="0"/>
        <w:autoSpaceDN w:val="0"/>
        <w:adjustRightInd w:val="0"/>
        <w:spacing w:after="0" w:line="240" w:lineRule="auto"/>
        <w:rPr>
          <w:ins w:id="998" w:author="anorrie" w:date="2015-06-04T10:19:00Z"/>
          <w:rFonts w:ascii="Courier New" w:hAnsi="Courier New" w:cs="Courier New"/>
          <w:sz w:val="22"/>
        </w:rPr>
      </w:pPr>
      <w:proofErr w:type="gramStart"/>
      <w:ins w:id="999" w:author="anorrie" w:date="2015-06-04T10:19:00Z">
        <w:r>
          <w:rPr>
            <w:rFonts w:ascii="Courier New" w:hAnsi="Courier New" w:cs="Courier New"/>
            <w:sz w:val="22"/>
          </w:rPr>
          <w:t>sleep(</w:t>
        </w:r>
        <w:proofErr w:type="gramEnd"/>
        <w:r>
          <w:rPr>
            <w:rFonts w:ascii="Courier New" w:hAnsi="Courier New" w:cs="Courier New"/>
            <w:sz w:val="22"/>
          </w:rPr>
          <w:t>0.2);</w:t>
        </w:r>
      </w:ins>
    </w:p>
    <w:p w:rsidR="00871952" w:rsidRDefault="00871952" w:rsidP="00871952">
      <w:pPr>
        <w:autoSpaceDE w:val="0"/>
        <w:autoSpaceDN w:val="0"/>
        <w:adjustRightInd w:val="0"/>
        <w:spacing w:after="0" w:line="240" w:lineRule="auto"/>
        <w:rPr>
          <w:ins w:id="1000" w:author="anorrie" w:date="2015-06-04T10:19:00Z"/>
          <w:rFonts w:ascii="Courier New" w:hAnsi="Courier New" w:cs="Courier New"/>
          <w:sz w:val="22"/>
        </w:rPr>
      </w:pPr>
      <w:ins w:id="1001" w:author="anorrie" w:date="2015-06-04T10:19:00Z">
        <w:r>
          <w:rPr>
            <w:rFonts w:ascii="Courier New" w:hAnsi="Courier New" w:cs="Courier New"/>
            <w:sz w:val="22"/>
          </w:rPr>
          <w:t>&amp;</w:t>
        </w:r>
        <w:proofErr w:type="spellStart"/>
        <w:r>
          <w:rPr>
            <w:rFonts w:ascii="Courier New" w:hAnsi="Courier New" w:cs="Courier New"/>
            <w:sz w:val="22"/>
          </w:rPr>
          <w:t>SendTorridonCommand</w:t>
        </w:r>
        <w:proofErr w:type="spellEnd"/>
        <w:r>
          <w:rPr>
            <w:rFonts w:ascii="Courier New" w:hAnsi="Courier New" w:cs="Courier New"/>
            <w:sz w:val="22"/>
          </w:rPr>
          <w:t xml:space="preserve"> ($Connection, "source</w:t>
        </w:r>
        <w:proofErr w:type="gramStart"/>
        <w:r>
          <w:rPr>
            <w:rFonts w:ascii="Courier New" w:hAnsi="Courier New" w:cs="Courier New"/>
            <w:sz w:val="22"/>
          </w:rPr>
          <w:t>:1:STATE</w:t>
        </w:r>
        <w:proofErr w:type="gramEnd"/>
        <w:r>
          <w:rPr>
            <w:rFonts w:ascii="Courier New" w:hAnsi="Courier New" w:cs="Courier New"/>
            <w:sz w:val="22"/>
          </w:rPr>
          <w:t xml:space="preserve"> on");</w:t>
        </w:r>
      </w:ins>
    </w:p>
    <w:p w:rsidR="00871952" w:rsidRDefault="00871952" w:rsidP="00871952">
      <w:pPr>
        <w:autoSpaceDE w:val="0"/>
        <w:autoSpaceDN w:val="0"/>
        <w:adjustRightInd w:val="0"/>
        <w:spacing w:after="0" w:line="240" w:lineRule="auto"/>
        <w:rPr>
          <w:ins w:id="1002" w:author="anorrie" w:date="2015-06-04T10:19:00Z"/>
          <w:rFonts w:ascii="Courier New" w:hAnsi="Courier New" w:cs="Courier New"/>
          <w:sz w:val="22"/>
        </w:rPr>
      </w:pPr>
    </w:p>
    <w:p w:rsidR="00871952" w:rsidRDefault="00871952" w:rsidP="00871952">
      <w:pPr>
        <w:autoSpaceDE w:val="0"/>
        <w:autoSpaceDN w:val="0"/>
        <w:adjustRightInd w:val="0"/>
        <w:spacing w:after="0" w:line="240" w:lineRule="auto"/>
        <w:rPr>
          <w:ins w:id="1003" w:author="anorrie" w:date="2015-06-04T10:19:00Z"/>
          <w:rFonts w:ascii="Courier New" w:hAnsi="Courier New" w:cs="Courier New"/>
          <w:sz w:val="22"/>
        </w:rPr>
      </w:pPr>
      <w:proofErr w:type="gramStart"/>
      <w:ins w:id="1004" w:author="anorrie" w:date="2015-06-04T10:19:00Z">
        <w:r>
          <w:rPr>
            <w:rFonts w:ascii="Courier New" w:hAnsi="Courier New" w:cs="Courier New"/>
            <w:sz w:val="22"/>
          </w:rPr>
          <w:t>print</w:t>
        </w:r>
        <w:proofErr w:type="gramEnd"/>
        <w:r>
          <w:rPr>
            <w:rFonts w:ascii="Courier New" w:hAnsi="Courier New" w:cs="Courier New"/>
            <w:sz w:val="22"/>
          </w:rPr>
          <w:t xml:space="preserve"> "\n\n# Script Completed!";</w:t>
        </w:r>
      </w:ins>
    </w:p>
    <w:p w:rsidR="00871952" w:rsidDel="0066373C" w:rsidRDefault="00871952" w:rsidP="00871952">
      <w:pPr>
        <w:autoSpaceDE w:val="0"/>
        <w:autoSpaceDN w:val="0"/>
        <w:adjustRightInd w:val="0"/>
        <w:spacing w:after="0" w:line="240" w:lineRule="auto"/>
        <w:rPr>
          <w:ins w:id="1005" w:author="anorrie" w:date="2015-06-04T10:19:00Z"/>
          <w:del w:id="1006" w:author="gkumar" w:date="2015-06-08T09:35:00Z"/>
          <w:rFonts w:ascii="Courier New" w:hAnsi="Courier New" w:cs="Courier New"/>
          <w:sz w:val="22"/>
        </w:rPr>
      </w:pPr>
    </w:p>
    <w:p w:rsidR="00871952" w:rsidRDefault="00871952" w:rsidP="00871952">
      <w:pPr>
        <w:autoSpaceDE w:val="0"/>
        <w:autoSpaceDN w:val="0"/>
        <w:adjustRightInd w:val="0"/>
        <w:spacing w:after="0" w:line="240" w:lineRule="auto"/>
        <w:rPr>
          <w:ins w:id="1007" w:author="anorrie" w:date="2015-06-04T10:19:00Z"/>
          <w:rFonts w:ascii="Courier New" w:hAnsi="Courier New" w:cs="Courier New"/>
          <w:sz w:val="22"/>
        </w:rPr>
      </w:pPr>
    </w:p>
    <w:p w:rsidR="00871952" w:rsidRPr="001E229F" w:rsidRDefault="00871952" w:rsidP="00871952">
      <w:pPr>
        <w:autoSpaceDE w:val="0"/>
        <w:autoSpaceDN w:val="0"/>
        <w:adjustRightInd w:val="0"/>
        <w:spacing w:after="0" w:line="240" w:lineRule="auto"/>
        <w:rPr>
          <w:ins w:id="1008" w:author="anorrie" w:date="2015-06-04T10:19:00Z"/>
          <w:rFonts w:ascii="Courier New" w:hAnsi="Courier New" w:cs="Courier New"/>
          <w:color w:val="00B050"/>
          <w:sz w:val="22"/>
          <w:rPrChange w:id="1009" w:author="gkumar" w:date="2015-06-05T15:52:00Z">
            <w:rPr>
              <w:ins w:id="1010" w:author="anorrie" w:date="2015-06-04T10:19:00Z"/>
              <w:rFonts w:ascii="Courier New" w:hAnsi="Courier New" w:cs="Courier New"/>
              <w:sz w:val="22"/>
            </w:rPr>
          </w:rPrChange>
        </w:rPr>
      </w:pPr>
      <w:ins w:id="1011" w:author="anorrie" w:date="2015-06-04T10:19:00Z">
        <w:r>
          <w:rPr>
            <w:rFonts w:ascii="Courier New" w:hAnsi="Courier New" w:cs="Courier New"/>
            <w:sz w:val="22"/>
          </w:rPr>
          <w:t xml:space="preserve"># </w:t>
        </w:r>
        <w:r w:rsidRPr="001E229F">
          <w:rPr>
            <w:rFonts w:ascii="Courier New" w:hAnsi="Courier New" w:cs="Courier New"/>
            <w:color w:val="00B050"/>
            <w:sz w:val="22"/>
            <w:rPrChange w:id="1012" w:author="gkumar" w:date="2015-06-05T15:52:00Z">
              <w:rPr>
                <w:rFonts w:ascii="Courier New" w:hAnsi="Courier New" w:cs="Courier New"/>
                <w:sz w:val="22"/>
              </w:rPr>
            </w:rPrChange>
          </w:rPr>
          <w:t>Close the COM port</w:t>
        </w:r>
      </w:ins>
    </w:p>
    <w:p w:rsidR="0066373C" w:rsidRDefault="00871952" w:rsidP="00BF4409">
      <w:pPr>
        <w:tabs>
          <w:tab w:val="left" w:pos="2895"/>
        </w:tabs>
        <w:rPr>
          <w:ins w:id="1013" w:author="gkumar" w:date="2015-06-08T09:47:00Z"/>
        </w:rPr>
      </w:pPr>
      <w:proofErr w:type="spellStart"/>
      <w:proofErr w:type="gramStart"/>
      <w:ins w:id="1014" w:author="anorrie" w:date="2015-06-04T10:19:00Z">
        <w:r>
          <w:rPr>
            <w:rFonts w:ascii="Courier New" w:hAnsi="Courier New" w:cs="Courier New"/>
            <w:sz w:val="22"/>
          </w:rPr>
          <w:t>undef</w:t>
        </w:r>
        <w:proofErr w:type="spellEnd"/>
        <w:proofErr w:type="gramEnd"/>
        <w:r>
          <w:rPr>
            <w:rFonts w:ascii="Courier New" w:hAnsi="Courier New" w:cs="Courier New"/>
            <w:sz w:val="22"/>
          </w:rPr>
          <w:t xml:space="preserve"> $Connection;  </w:t>
        </w:r>
      </w:ins>
      <w:ins w:id="1015" w:author="gkumar" w:date="2015-03-23T09:53:00Z">
        <w:r w:rsidR="00B24A26">
          <w:t xml:space="preserve">         </w:t>
        </w:r>
      </w:ins>
    </w:p>
    <w:p w:rsidR="007251A5" w:rsidRDefault="0006627B" w:rsidP="00391C4D">
      <w:pPr>
        <w:pStyle w:val="Heading1"/>
        <w:rPr>
          <w:ins w:id="1016" w:author="gkumar" w:date="2015-06-08T09:37:00Z"/>
        </w:rPr>
        <w:pPrChange w:id="1017" w:author="anorrie" w:date="2016-07-28T15:44:00Z">
          <w:pPr>
            <w:tabs>
              <w:tab w:val="left" w:pos="2895"/>
            </w:tabs>
          </w:pPr>
        </w:pPrChange>
      </w:pPr>
      <w:bookmarkStart w:id="1018" w:name="_Toc457486946"/>
      <w:ins w:id="1019" w:author="anorrie" w:date="2016-07-28T16:36:00Z">
        <w:r>
          <w:br/>
        </w:r>
      </w:ins>
      <w:bookmarkStart w:id="1020" w:name="_GoBack"/>
      <w:bookmarkEnd w:id="1020"/>
      <w:ins w:id="1021" w:author="gkumar" w:date="2015-06-08T09:47:00Z">
        <w:r w:rsidR="007251A5">
          <w:t>Appendix – 2 Torridoncommon</w:t>
        </w:r>
      </w:ins>
      <w:ins w:id="1022" w:author="gkumar" w:date="2015-06-08T09:48:00Z">
        <w:r w:rsidR="007251A5">
          <w:t>.pl</w:t>
        </w:r>
      </w:ins>
      <w:bookmarkEnd w:id="1018"/>
    </w:p>
    <w:p w:rsidR="0066373C" w:rsidRPr="007251A5" w:rsidRDefault="0066373C" w:rsidP="0066373C">
      <w:pPr>
        <w:autoSpaceDE w:val="0"/>
        <w:autoSpaceDN w:val="0"/>
        <w:adjustRightInd w:val="0"/>
        <w:spacing w:after="0" w:line="240" w:lineRule="auto"/>
        <w:rPr>
          <w:ins w:id="1023" w:author="gkumar" w:date="2015-06-08T09:43:00Z"/>
          <w:rFonts w:ascii="Courier New" w:hAnsi="Courier New" w:cs="Courier New"/>
          <w:color w:val="00B050"/>
          <w:sz w:val="22"/>
          <w:rPrChange w:id="1024" w:author="gkumar" w:date="2015-06-08T09:44:00Z">
            <w:rPr>
              <w:ins w:id="1025" w:author="gkumar" w:date="2015-06-08T09:43:00Z"/>
              <w:rFonts w:ascii="Courier New" w:hAnsi="Courier New" w:cs="Courier New"/>
              <w:sz w:val="22"/>
            </w:rPr>
          </w:rPrChange>
        </w:rPr>
      </w:pPr>
      <w:proofErr w:type="gramStart"/>
      <w:ins w:id="1026" w:author="gkumar" w:date="2015-06-08T09:43:00Z">
        <w:r w:rsidRPr="007251A5">
          <w:rPr>
            <w:rFonts w:ascii="Courier New" w:hAnsi="Courier New" w:cs="Courier New"/>
            <w:color w:val="00B050"/>
            <w:sz w:val="22"/>
            <w:rPrChange w:id="1027" w:author="gkumar" w:date="2015-06-08T09:44:00Z">
              <w:rPr>
                <w:rFonts w:ascii="Courier New" w:hAnsi="Courier New" w:cs="Courier New"/>
                <w:sz w:val="22"/>
              </w:rPr>
            </w:rPrChange>
          </w:rPr>
          <w:t>#!/</w:t>
        </w:r>
        <w:proofErr w:type="spellStart"/>
        <w:proofErr w:type="gramEnd"/>
        <w:r w:rsidRPr="007251A5">
          <w:rPr>
            <w:rFonts w:ascii="Courier New" w:hAnsi="Courier New" w:cs="Courier New"/>
            <w:color w:val="00B050"/>
            <w:sz w:val="22"/>
            <w:rPrChange w:id="1028" w:author="gkumar" w:date="2015-06-08T09:44:00Z">
              <w:rPr>
                <w:rFonts w:ascii="Courier New" w:hAnsi="Courier New" w:cs="Courier New"/>
                <w:sz w:val="22"/>
              </w:rPr>
            </w:rPrChange>
          </w:rPr>
          <w:t>usr</w:t>
        </w:r>
        <w:proofErr w:type="spellEnd"/>
        <w:r w:rsidRPr="007251A5">
          <w:rPr>
            <w:rFonts w:ascii="Courier New" w:hAnsi="Courier New" w:cs="Courier New"/>
            <w:color w:val="00B050"/>
            <w:sz w:val="22"/>
            <w:rPrChange w:id="1029" w:author="gkumar" w:date="2015-06-08T09:44:00Z">
              <w:rPr>
                <w:rFonts w:ascii="Courier New" w:hAnsi="Courier New" w:cs="Courier New"/>
                <w:sz w:val="22"/>
              </w:rPr>
            </w:rPrChange>
          </w:rPr>
          <w:t>/bin/</w:t>
        </w:r>
        <w:proofErr w:type="spellStart"/>
        <w:r w:rsidRPr="007251A5">
          <w:rPr>
            <w:rFonts w:ascii="Courier New" w:hAnsi="Courier New" w:cs="Courier New"/>
            <w:color w:val="00B050"/>
            <w:sz w:val="22"/>
            <w:rPrChange w:id="1030" w:author="gkumar" w:date="2015-06-08T09:44:00Z">
              <w:rPr>
                <w:rFonts w:ascii="Courier New" w:hAnsi="Courier New" w:cs="Courier New"/>
                <w:sz w:val="22"/>
              </w:rPr>
            </w:rPrChange>
          </w:rPr>
          <w:t>perl</w:t>
        </w:r>
        <w:proofErr w:type="spellEnd"/>
      </w:ins>
    </w:p>
    <w:p w:rsidR="0066373C" w:rsidRPr="007251A5" w:rsidRDefault="0066373C" w:rsidP="0066373C">
      <w:pPr>
        <w:autoSpaceDE w:val="0"/>
        <w:autoSpaceDN w:val="0"/>
        <w:adjustRightInd w:val="0"/>
        <w:spacing w:after="0" w:line="240" w:lineRule="auto"/>
        <w:rPr>
          <w:ins w:id="1031" w:author="gkumar" w:date="2015-06-08T09:43:00Z"/>
          <w:rFonts w:ascii="Courier New" w:hAnsi="Courier New" w:cs="Courier New"/>
          <w:color w:val="00B050"/>
          <w:sz w:val="22"/>
          <w:rPrChange w:id="1032" w:author="gkumar" w:date="2015-06-08T09:44:00Z">
            <w:rPr>
              <w:ins w:id="1033" w:author="gkumar" w:date="2015-06-08T09:43:00Z"/>
              <w:rFonts w:ascii="Courier New" w:hAnsi="Courier New" w:cs="Courier New"/>
              <w:sz w:val="22"/>
            </w:rPr>
          </w:rPrChange>
        </w:rPr>
      </w:pPr>
      <w:ins w:id="1034" w:author="gkumar" w:date="2015-06-08T09:43:00Z">
        <w:r w:rsidRPr="007251A5">
          <w:rPr>
            <w:rFonts w:ascii="Courier New" w:hAnsi="Courier New" w:cs="Courier New"/>
            <w:color w:val="00B050"/>
            <w:sz w:val="22"/>
            <w:rPrChange w:id="1035" w:author="gkumar" w:date="2015-06-08T09:44:00Z">
              <w:rPr>
                <w:rFonts w:ascii="Courier New" w:hAnsi="Courier New" w:cs="Courier New"/>
                <w:sz w:val="22"/>
              </w:rPr>
            </w:rPrChange>
          </w:rPr>
          <w:t>#</w:t>
        </w:r>
      </w:ins>
    </w:p>
    <w:p w:rsidR="0066373C" w:rsidRPr="007251A5" w:rsidRDefault="0066373C" w:rsidP="0066373C">
      <w:pPr>
        <w:autoSpaceDE w:val="0"/>
        <w:autoSpaceDN w:val="0"/>
        <w:adjustRightInd w:val="0"/>
        <w:spacing w:after="0" w:line="240" w:lineRule="auto"/>
        <w:rPr>
          <w:ins w:id="1036" w:author="gkumar" w:date="2015-06-08T09:43:00Z"/>
          <w:rFonts w:ascii="Courier New" w:hAnsi="Courier New" w:cs="Courier New"/>
          <w:color w:val="00B050"/>
          <w:sz w:val="22"/>
          <w:rPrChange w:id="1037" w:author="gkumar" w:date="2015-06-08T09:44:00Z">
            <w:rPr>
              <w:ins w:id="1038" w:author="gkumar" w:date="2015-06-08T09:43:00Z"/>
              <w:rFonts w:ascii="Courier New" w:hAnsi="Courier New" w:cs="Courier New"/>
              <w:sz w:val="22"/>
            </w:rPr>
          </w:rPrChange>
        </w:rPr>
      </w:pPr>
      <w:ins w:id="1039" w:author="gkumar" w:date="2015-06-08T09:43:00Z">
        <w:r w:rsidRPr="007251A5">
          <w:rPr>
            <w:rFonts w:ascii="Courier New" w:hAnsi="Courier New" w:cs="Courier New"/>
            <w:color w:val="00B050"/>
            <w:sz w:val="22"/>
            <w:rPrChange w:id="1040" w:author="gkumar" w:date="2015-06-08T09:44:00Z">
              <w:rPr>
                <w:rFonts w:ascii="Courier New" w:hAnsi="Courier New" w:cs="Courier New"/>
                <w:sz w:val="22"/>
              </w:rPr>
            </w:rPrChange>
          </w:rPr>
          <w:t># Author: Andy Norrie</w:t>
        </w:r>
      </w:ins>
    </w:p>
    <w:p w:rsidR="0066373C" w:rsidRPr="007251A5" w:rsidRDefault="0066373C" w:rsidP="0066373C">
      <w:pPr>
        <w:autoSpaceDE w:val="0"/>
        <w:autoSpaceDN w:val="0"/>
        <w:adjustRightInd w:val="0"/>
        <w:spacing w:after="0" w:line="240" w:lineRule="auto"/>
        <w:rPr>
          <w:ins w:id="1041" w:author="gkumar" w:date="2015-06-08T09:43:00Z"/>
          <w:rFonts w:ascii="Courier New" w:hAnsi="Courier New" w:cs="Courier New"/>
          <w:color w:val="00B050"/>
          <w:sz w:val="22"/>
          <w:rPrChange w:id="1042" w:author="gkumar" w:date="2015-06-08T09:44:00Z">
            <w:rPr>
              <w:ins w:id="1043" w:author="gkumar" w:date="2015-06-08T09:43:00Z"/>
              <w:rFonts w:ascii="Courier New" w:hAnsi="Courier New" w:cs="Courier New"/>
              <w:sz w:val="22"/>
            </w:rPr>
          </w:rPrChange>
        </w:rPr>
      </w:pPr>
      <w:ins w:id="1044" w:author="gkumar" w:date="2015-06-08T09:43:00Z">
        <w:r w:rsidRPr="007251A5">
          <w:rPr>
            <w:rFonts w:ascii="Courier New" w:hAnsi="Courier New" w:cs="Courier New"/>
            <w:color w:val="00B050"/>
            <w:sz w:val="22"/>
            <w:rPrChange w:id="1045" w:author="gkumar" w:date="2015-06-08T09:44:00Z">
              <w:rPr>
                <w:rFonts w:ascii="Courier New" w:hAnsi="Courier New" w:cs="Courier New"/>
                <w:sz w:val="22"/>
              </w:rPr>
            </w:rPrChange>
          </w:rPr>
          <w:t># Date:   27-04-2011</w:t>
        </w:r>
      </w:ins>
    </w:p>
    <w:p w:rsidR="0066373C" w:rsidRPr="007251A5" w:rsidRDefault="0066373C" w:rsidP="0066373C">
      <w:pPr>
        <w:autoSpaceDE w:val="0"/>
        <w:autoSpaceDN w:val="0"/>
        <w:adjustRightInd w:val="0"/>
        <w:spacing w:after="0" w:line="240" w:lineRule="auto"/>
        <w:rPr>
          <w:ins w:id="1046" w:author="gkumar" w:date="2015-06-08T09:43:00Z"/>
          <w:rFonts w:ascii="Courier New" w:hAnsi="Courier New" w:cs="Courier New"/>
          <w:color w:val="00B050"/>
          <w:sz w:val="22"/>
          <w:rPrChange w:id="1047" w:author="gkumar" w:date="2015-06-08T09:44:00Z">
            <w:rPr>
              <w:ins w:id="1048" w:author="gkumar" w:date="2015-06-08T09:43:00Z"/>
              <w:rFonts w:ascii="Courier New" w:hAnsi="Courier New" w:cs="Courier New"/>
              <w:sz w:val="22"/>
            </w:rPr>
          </w:rPrChange>
        </w:rPr>
      </w:pPr>
      <w:ins w:id="1049" w:author="gkumar" w:date="2015-06-08T09:43:00Z">
        <w:r w:rsidRPr="007251A5">
          <w:rPr>
            <w:rFonts w:ascii="Courier New" w:hAnsi="Courier New" w:cs="Courier New"/>
            <w:color w:val="00B050"/>
            <w:sz w:val="22"/>
            <w:rPrChange w:id="1050" w:author="gkumar" w:date="2015-06-08T09:44:00Z">
              <w:rPr>
                <w:rFonts w:ascii="Courier New" w:hAnsi="Courier New" w:cs="Courier New"/>
                <w:sz w:val="22"/>
              </w:rPr>
            </w:rPrChange>
          </w:rPr>
          <w:t># Requirements: Win32::</w:t>
        </w:r>
        <w:proofErr w:type="spellStart"/>
        <w:r w:rsidRPr="007251A5">
          <w:rPr>
            <w:rFonts w:ascii="Courier New" w:hAnsi="Courier New" w:cs="Courier New"/>
            <w:color w:val="00B050"/>
            <w:sz w:val="22"/>
            <w:rPrChange w:id="1051" w:author="gkumar" w:date="2015-06-08T09:44:00Z">
              <w:rPr>
                <w:rFonts w:ascii="Courier New" w:hAnsi="Courier New" w:cs="Courier New"/>
                <w:sz w:val="22"/>
              </w:rPr>
            </w:rPrChange>
          </w:rPr>
          <w:t>SerialPort</w:t>
        </w:r>
        <w:proofErr w:type="spellEnd"/>
        <w:r w:rsidRPr="007251A5">
          <w:rPr>
            <w:rFonts w:ascii="Courier New" w:hAnsi="Courier New" w:cs="Courier New"/>
            <w:color w:val="00B050"/>
            <w:sz w:val="22"/>
            <w:rPrChange w:id="1052" w:author="gkumar" w:date="2015-06-08T09:44:00Z">
              <w:rPr>
                <w:rFonts w:ascii="Courier New" w:hAnsi="Courier New" w:cs="Courier New"/>
                <w:sz w:val="22"/>
              </w:rPr>
            </w:rPrChange>
          </w:rPr>
          <w:t xml:space="preserve"> </w:t>
        </w:r>
      </w:ins>
    </w:p>
    <w:p w:rsidR="0066373C" w:rsidRPr="007251A5" w:rsidRDefault="0066373C" w:rsidP="0066373C">
      <w:pPr>
        <w:autoSpaceDE w:val="0"/>
        <w:autoSpaceDN w:val="0"/>
        <w:adjustRightInd w:val="0"/>
        <w:spacing w:after="0" w:line="240" w:lineRule="auto"/>
        <w:rPr>
          <w:ins w:id="1053" w:author="gkumar" w:date="2015-06-08T09:43:00Z"/>
          <w:rFonts w:ascii="Courier New" w:hAnsi="Courier New" w:cs="Courier New"/>
          <w:color w:val="00B050"/>
          <w:sz w:val="22"/>
          <w:rPrChange w:id="1054" w:author="gkumar" w:date="2015-06-08T09:44:00Z">
            <w:rPr>
              <w:ins w:id="1055" w:author="gkumar" w:date="2015-06-08T09:43:00Z"/>
              <w:rFonts w:ascii="Courier New" w:hAnsi="Courier New" w:cs="Courier New"/>
              <w:sz w:val="22"/>
            </w:rPr>
          </w:rPrChange>
        </w:rPr>
      </w:pPr>
      <w:ins w:id="1056" w:author="gkumar" w:date="2015-06-08T09:43:00Z">
        <w:r w:rsidRPr="007251A5">
          <w:rPr>
            <w:rFonts w:ascii="Courier New" w:hAnsi="Courier New" w:cs="Courier New"/>
            <w:color w:val="00B050"/>
            <w:sz w:val="22"/>
            <w:rPrChange w:id="1057" w:author="gkumar" w:date="2015-06-08T09:44:00Z">
              <w:rPr>
                <w:rFonts w:ascii="Courier New" w:hAnsi="Courier New" w:cs="Courier New"/>
                <w:sz w:val="22"/>
              </w:rPr>
            </w:rPrChange>
          </w:rPr>
          <w:t># (Uses same interface as Device::</w:t>
        </w:r>
        <w:proofErr w:type="spellStart"/>
        <w:r w:rsidRPr="007251A5">
          <w:rPr>
            <w:rFonts w:ascii="Courier New" w:hAnsi="Courier New" w:cs="Courier New"/>
            <w:color w:val="00B050"/>
            <w:sz w:val="22"/>
            <w:rPrChange w:id="1058" w:author="gkumar" w:date="2015-06-08T09:44:00Z">
              <w:rPr>
                <w:rFonts w:ascii="Courier New" w:hAnsi="Courier New" w:cs="Courier New"/>
                <w:sz w:val="22"/>
              </w:rPr>
            </w:rPrChange>
          </w:rPr>
          <w:t>SerialPort</w:t>
        </w:r>
        <w:proofErr w:type="spellEnd"/>
        <w:r w:rsidRPr="007251A5">
          <w:rPr>
            <w:rFonts w:ascii="Courier New" w:hAnsi="Courier New" w:cs="Courier New"/>
            <w:color w:val="00B050"/>
            <w:sz w:val="22"/>
            <w:rPrChange w:id="1059" w:author="gkumar" w:date="2015-06-08T09:44:00Z">
              <w:rPr>
                <w:rFonts w:ascii="Courier New" w:hAnsi="Courier New" w:cs="Courier New"/>
                <w:sz w:val="22"/>
              </w:rPr>
            </w:rPrChange>
          </w:rPr>
          <w:t xml:space="preserve"> </w:t>
        </w:r>
        <w:proofErr w:type="spellStart"/>
        <w:r w:rsidRPr="007251A5">
          <w:rPr>
            <w:rFonts w:ascii="Courier New" w:hAnsi="Courier New" w:cs="Courier New"/>
            <w:color w:val="00B050"/>
            <w:sz w:val="22"/>
            <w:rPrChange w:id="1060" w:author="gkumar" w:date="2015-06-08T09:44:00Z">
              <w:rPr>
                <w:rFonts w:ascii="Courier New" w:hAnsi="Courier New" w:cs="Courier New"/>
                <w:sz w:val="22"/>
              </w:rPr>
            </w:rPrChange>
          </w:rPr>
          <w:t>linux</w:t>
        </w:r>
        <w:proofErr w:type="spellEnd"/>
        <w:r w:rsidRPr="007251A5">
          <w:rPr>
            <w:rFonts w:ascii="Courier New" w:hAnsi="Courier New" w:cs="Courier New"/>
            <w:color w:val="00B050"/>
            <w:sz w:val="22"/>
            <w:rPrChange w:id="1061" w:author="gkumar" w:date="2015-06-08T09:44:00Z">
              <w:rPr>
                <w:rFonts w:ascii="Courier New" w:hAnsi="Courier New" w:cs="Courier New"/>
                <w:sz w:val="22"/>
              </w:rPr>
            </w:rPrChange>
          </w:rPr>
          <w:t xml:space="preserve"> module so can be ported)</w:t>
        </w:r>
      </w:ins>
    </w:p>
    <w:p w:rsidR="0066373C" w:rsidRPr="007251A5" w:rsidRDefault="0066373C" w:rsidP="0066373C">
      <w:pPr>
        <w:autoSpaceDE w:val="0"/>
        <w:autoSpaceDN w:val="0"/>
        <w:adjustRightInd w:val="0"/>
        <w:spacing w:after="0" w:line="240" w:lineRule="auto"/>
        <w:rPr>
          <w:ins w:id="1062" w:author="gkumar" w:date="2015-06-08T09:43:00Z"/>
          <w:rFonts w:ascii="Courier New" w:hAnsi="Courier New" w:cs="Courier New"/>
          <w:color w:val="00B050"/>
          <w:sz w:val="22"/>
          <w:rPrChange w:id="1063" w:author="gkumar" w:date="2015-06-08T09:44:00Z">
            <w:rPr>
              <w:ins w:id="1064" w:author="gkumar" w:date="2015-06-08T09:43:00Z"/>
              <w:rFonts w:ascii="Courier New" w:hAnsi="Courier New" w:cs="Courier New"/>
              <w:sz w:val="22"/>
            </w:rPr>
          </w:rPrChange>
        </w:rPr>
      </w:pPr>
      <w:ins w:id="1065" w:author="gkumar" w:date="2015-06-08T09:43:00Z">
        <w:r w:rsidRPr="007251A5">
          <w:rPr>
            <w:rFonts w:ascii="Courier New" w:hAnsi="Courier New" w:cs="Courier New"/>
            <w:color w:val="00B050"/>
            <w:sz w:val="22"/>
            <w:rPrChange w:id="1066" w:author="gkumar" w:date="2015-06-08T09:44:00Z">
              <w:rPr>
                <w:rFonts w:ascii="Courier New" w:hAnsi="Courier New" w:cs="Courier New"/>
                <w:sz w:val="22"/>
              </w:rPr>
            </w:rPrChange>
          </w:rPr>
          <w:t>#</w:t>
        </w:r>
      </w:ins>
    </w:p>
    <w:p w:rsidR="0066373C" w:rsidRPr="007251A5" w:rsidRDefault="0066373C" w:rsidP="0066373C">
      <w:pPr>
        <w:autoSpaceDE w:val="0"/>
        <w:autoSpaceDN w:val="0"/>
        <w:adjustRightInd w:val="0"/>
        <w:spacing w:after="0" w:line="240" w:lineRule="auto"/>
        <w:rPr>
          <w:ins w:id="1067" w:author="gkumar" w:date="2015-06-08T09:43:00Z"/>
          <w:rFonts w:ascii="Courier New" w:hAnsi="Courier New" w:cs="Courier New"/>
          <w:color w:val="00B050"/>
          <w:sz w:val="22"/>
          <w:rPrChange w:id="1068" w:author="gkumar" w:date="2015-06-08T09:44:00Z">
            <w:rPr>
              <w:ins w:id="1069" w:author="gkumar" w:date="2015-06-08T09:43:00Z"/>
              <w:rFonts w:ascii="Courier New" w:hAnsi="Courier New" w:cs="Courier New"/>
              <w:sz w:val="22"/>
            </w:rPr>
          </w:rPrChange>
        </w:rPr>
      </w:pPr>
      <w:ins w:id="1070" w:author="gkumar" w:date="2015-06-08T09:43:00Z">
        <w:r w:rsidRPr="007251A5">
          <w:rPr>
            <w:rFonts w:ascii="Courier New" w:hAnsi="Courier New" w:cs="Courier New"/>
            <w:color w:val="00B050"/>
            <w:sz w:val="22"/>
            <w:rPrChange w:id="1071" w:author="gkumar" w:date="2015-06-08T09:44:00Z">
              <w:rPr>
                <w:rFonts w:ascii="Courier New" w:hAnsi="Courier New" w:cs="Courier New"/>
                <w:sz w:val="22"/>
              </w:rPr>
            </w:rPrChange>
          </w:rPr>
          <w:t># Version: 1.0</w:t>
        </w:r>
      </w:ins>
    </w:p>
    <w:p w:rsidR="0066373C" w:rsidRPr="007251A5" w:rsidRDefault="0066373C" w:rsidP="0066373C">
      <w:pPr>
        <w:autoSpaceDE w:val="0"/>
        <w:autoSpaceDN w:val="0"/>
        <w:adjustRightInd w:val="0"/>
        <w:spacing w:after="0" w:line="240" w:lineRule="auto"/>
        <w:rPr>
          <w:ins w:id="1072" w:author="gkumar" w:date="2015-06-08T09:43:00Z"/>
          <w:rFonts w:ascii="Courier New" w:hAnsi="Courier New" w:cs="Courier New"/>
          <w:color w:val="00B050"/>
          <w:sz w:val="22"/>
          <w:rPrChange w:id="1073" w:author="gkumar" w:date="2015-06-08T09:44:00Z">
            <w:rPr>
              <w:ins w:id="1074" w:author="gkumar" w:date="2015-06-08T09:43:00Z"/>
              <w:rFonts w:ascii="Courier New" w:hAnsi="Courier New" w:cs="Courier New"/>
              <w:sz w:val="22"/>
            </w:rPr>
          </w:rPrChange>
        </w:rPr>
      </w:pPr>
      <w:ins w:id="1075" w:author="gkumar" w:date="2015-06-08T09:43:00Z">
        <w:r w:rsidRPr="007251A5">
          <w:rPr>
            <w:rFonts w:ascii="Courier New" w:hAnsi="Courier New" w:cs="Courier New"/>
            <w:color w:val="00B050"/>
            <w:sz w:val="22"/>
            <w:rPrChange w:id="1076" w:author="gkumar" w:date="2015-06-08T09:44:00Z">
              <w:rPr>
                <w:rFonts w:ascii="Courier New" w:hAnsi="Courier New" w:cs="Courier New"/>
                <w:sz w:val="22"/>
              </w:rPr>
            </w:rPrChange>
          </w:rPr>
          <w:t>#</w:t>
        </w:r>
      </w:ins>
    </w:p>
    <w:p w:rsidR="0066373C" w:rsidRPr="007251A5" w:rsidRDefault="0066373C">
      <w:pPr>
        <w:autoSpaceDE w:val="0"/>
        <w:autoSpaceDN w:val="0"/>
        <w:adjustRightInd w:val="0"/>
        <w:spacing w:after="0" w:line="240" w:lineRule="auto"/>
        <w:jc w:val="both"/>
        <w:rPr>
          <w:ins w:id="1077" w:author="gkumar" w:date="2015-06-08T09:43:00Z"/>
          <w:rFonts w:ascii="Courier New" w:hAnsi="Courier New" w:cs="Courier New"/>
          <w:color w:val="00B050"/>
          <w:sz w:val="22"/>
          <w:rPrChange w:id="1078" w:author="gkumar" w:date="2015-06-08T09:44:00Z">
            <w:rPr>
              <w:ins w:id="1079" w:author="gkumar" w:date="2015-06-08T09:43:00Z"/>
              <w:rFonts w:ascii="Courier New" w:hAnsi="Courier New" w:cs="Courier New"/>
              <w:sz w:val="22"/>
            </w:rPr>
          </w:rPrChange>
        </w:rPr>
        <w:pPrChange w:id="1080" w:author="gkumar" w:date="2015-06-12T09:32:00Z">
          <w:pPr>
            <w:autoSpaceDE w:val="0"/>
            <w:autoSpaceDN w:val="0"/>
            <w:adjustRightInd w:val="0"/>
            <w:spacing w:after="0" w:line="240" w:lineRule="auto"/>
          </w:pPr>
        </w:pPrChange>
      </w:pPr>
      <w:ins w:id="1081" w:author="gkumar" w:date="2015-06-08T09:43:00Z">
        <w:r w:rsidRPr="007251A5">
          <w:rPr>
            <w:rFonts w:ascii="Courier New" w:hAnsi="Courier New" w:cs="Courier New"/>
            <w:color w:val="00B050"/>
            <w:sz w:val="22"/>
            <w:rPrChange w:id="1082" w:author="gkumar" w:date="2015-06-08T09:44:00Z">
              <w:rPr>
                <w:rFonts w:ascii="Courier New" w:hAnsi="Courier New" w:cs="Courier New"/>
                <w:sz w:val="22"/>
              </w:rPr>
            </w:rPrChange>
          </w:rPr>
          <w:t xml:space="preserve"># Description:  This </w:t>
        </w:r>
        <w:proofErr w:type="spellStart"/>
        <w:r w:rsidRPr="007251A5">
          <w:rPr>
            <w:rFonts w:ascii="Courier New" w:hAnsi="Courier New" w:cs="Courier New"/>
            <w:color w:val="00B050"/>
            <w:sz w:val="22"/>
            <w:rPrChange w:id="1083" w:author="gkumar" w:date="2015-06-08T09:44:00Z">
              <w:rPr>
                <w:rFonts w:ascii="Courier New" w:hAnsi="Courier New" w:cs="Courier New"/>
                <w:sz w:val="22"/>
              </w:rPr>
            </w:rPrChange>
          </w:rPr>
          <w:t>perl</w:t>
        </w:r>
        <w:proofErr w:type="spellEnd"/>
        <w:r w:rsidRPr="007251A5">
          <w:rPr>
            <w:rFonts w:ascii="Courier New" w:hAnsi="Courier New" w:cs="Courier New"/>
            <w:color w:val="00B050"/>
            <w:sz w:val="22"/>
            <w:rPrChange w:id="1084" w:author="gkumar" w:date="2015-06-08T09:44:00Z">
              <w:rPr>
                <w:rFonts w:ascii="Courier New" w:hAnsi="Courier New" w:cs="Courier New"/>
                <w:sz w:val="22"/>
              </w:rPr>
            </w:rPrChange>
          </w:rPr>
          <w:t xml:space="preserve"> script is for demonstrating issuing commands to</w:t>
        </w:r>
      </w:ins>
    </w:p>
    <w:p w:rsidR="0066373C" w:rsidRPr="007251A5" w:rsidRDefault="0066373C">
      <w:pPr>
        <w:autoSpaceDE w:val="0"/>
        <w:autoSpaceDN w:val="0"/>
        <w:adjustRightInd w:val="0"/>
        <w:spacing w:after="0" w:line="240" w:lineRule="auto"/>
        <w:jc w:val="both"/>
        <w:rPr>
          <w:ins w:id="1085" w:author="gkumar" w:date="2015-06-08T09:43:00Z"/>
          <w:rFonts w:ascii="Courier New" w:hAnsi="Courier New" w:cs="Courier New"/>
          <w:color w:val="00B050"/>
          <w:sz w:val="22"/>
          <w:rPrChange w:id="1086" w:author="gkumar" w:date="2015-06-08T09:44:00Z">
            <w:rPr>
              <w:ins w:id="1087" w:author="gkumar" w:date="2015-06-08T09:43:00Z"/>
              <w:rFonts w:ascii="Courier New" w:hAnsi="Courier New" w:cs="Courier New"/>
              <w:sz w:val="22"/>
            </w:rPr>
          </w:rPrChange>
        </w:rPr>
        <w:pPrChange w:id="1088" w:author="gkumar" w:date="2015-06-12T09:32:00Z">
          <w:pPr>
            <w:autoSpaceDE w:val="0"/>
            <w:autoSpaceDN w:val="0"/>
            <w:adjustRightInd w:val="0"/>
            <w:spacing w:after="0" w:line="240" w:lineRule="auto"/>
          </w:pPr>
        </w:pPrChange>
      </w:pPr>
      <w:ins w:id="1089" w:author="gkumar" w:date="2015-06-08T09:43:00Z">
        <w:r w:rsidRPr="007251A5">
          <w:rPr>
            <w:rFonts w:ascii="Courier New" w:hAnsi="Courier New" w:cs="Courier New"/>
            <w:color w:val="00B050"/>
            <w:sz w:val="22"/>
            <w:rPrChange w:id="1090" w:author="gkumar" w:date="2015-06-08T09:44:00Z">
              <w:rPr>
                <w:rFonts w:ascii="Courier New" w:hAnsi="Courier New" w:cs="Courier New"/>
                <w:sz w:val="22"/>
              </w:rPr>
            </w:rPrChange>
          </w:rPr>
          <w:t xml:space="preserve"># </w:t>
        </w:r>
        <w:proofErr w:type="gramStart"/>
        <w:r w:rsidRPr="007251A5">
          <w:rPr>
            <w:rFonts w:ascii="Courier New" w:hAnsi="Courier New" w:cs="Courier New"/>
            <w:color w:val="00B050"/>
            <w:sz w:val="22"/>
            <w:rPrChange w:id="1091" w:author="gkumar" w:date="2015-06-08T09:44:00Z">
              <w:rPr>
                <w:rFonts w:ascii="Courier New" w:hAnsi="Courier New" w:cs="Courier New"/>
                <w:sz w:val="22"/>
              </w:rPr>
            </w:rPrChange>
          </w:rPr>
          <w:t>multiple</w:t>
        </w:r>
        <w:proofErr w:type="gramEnd"/>
        <w:r w:rsidRPr="007251A5">
          <w:rPr>
            <w:rFonts w:ascii="Courier New" w:hAnsi="Courier New" w:cs="Courier New"/>
            <w:color w:val="00B050"/>
            <w:sz w:val="22"/>
            <w:rPrChange w:id="1092" w:author="gkumar" w:date="2015-06-08T09:44:00Z">
              <w:rPr>
                <w:rFonts w:ascii="Courier New" w:hAnsi="Courier New" w:cs="Courier New"/>
                <w:sz w:val="22"/>
              </w:rPr>
            </w:rPrChange>
          </w:rPr>
          <w:t xml:space="preserve"> </w:t>
        </w:r>
        <w:proofErr w:type="spellStart"/>
        <w:r w:rsidRPr="007251A5">
          <w:rPr>
            <w:rFonts w:ascii="Courier New" w:hAnsi="Courier New" w:cs="Courier New"/>
            <w:color w:val="00B050"/>
            <w:sz w:val="22"/>
            <w:rPrChange w:id="1093" w:author="gkumar" w:date="2015-06-08T09:44:00Z">
              <w:rPr>
                <w:rFonts w:ascii="Courier New" w:hAnsi="Courier New" w:cs="Courier New"/>
                <w:sz w:val="22"/>
              </w:rPr>
            </w:rPrChange>
          </w:rPr>
          <w:t>torridon</w:t>
        </w:r>
        <w:proofErr w:type="spellEnd"/>
        <w:r w:rsidRPr="007251A5">
          <w:rPr>
            <w:rFonts w:ascii="Courier New" w:hAnsi="Courier New" w:cs="Courier New"/>
            <w:color w:val="00B050"/>
            <w:sz w:val="22"/>
            <w:rPrChange w:id="1094" w:author="gkumar" w:date="2015-06-08T09:44:00Z">
              <w:rPr>
                <w:rFonts w:ascii="Courier New" w:hAnsi="Courier New" w:cs="Courier New"/>
                <w:sz w:val="22"/>
              </w:rPr>
            </w:rPrChange>
          </w:rPr>
          <w:t xml:space="preserve"> modules via a Torridon array controller using a serial </w:t>
        </w:r>
      </w:ins>
    </w:p>
    <w:p w:rsidR="0066373C" w:rsidRPr="007251A5" w:rsidRDefault="0066373C">
      <w:pPr>
        <w:autoSpaceDE w:val="0"/>
        <w:autoSpaceDN w:val="0"/>
        <w:adjustRightInd w:val="0"/>
        <w:spacing w:after="0" w:line="240" w:lineRule="auto"/>
        <w:jc w:val="both"/>
        <w:rPr>
          <w:ins w:id="1095" w:author="gkumar" w:date="2015-06-08T09:43:00Z"/>
          <w:rFonts w:ascii="Courier New" w:hAnsi="Courier New" w:cs="Courier New"/>
          <w:color w:val="00B050"/>
          <w:sz w:val="22"/>
          <w:rPrChange w:id="1096" w:author="gkumar" w:date="2015-06-08T09:44:00Z">
            <w:rPr>
              <w:ins w:id="1097" w:author="gkumar" w:date="2015-06-08T09:43:00Z"/>
              <w:rFonts w:ascii="Courier New" w:hAnsi="Courier New" w:cs="Courier New"/>
              <w:sz w:val="22"/>
            </w:rPr>
          </w:rPrChange>
        </w:rPr>
        <w:pPrChange w:id="1098" w:author="gkumar" w:date="2015-06-12T09:32:00Z">
          <w:pPr>
            <w:autoSpaceDE w:val="0"/>
            <w:autoSpaceDN w:val="0"/>
            <w:adjustRightInd w:val="0"/>
            <w:spacing w:after="0" w:line="240" w:lineRule="auto"/>
          </w:pPr>
        </w:pPrChange>
      </w:pPr>
      <w:ins w:id="1099" w:author="gkumar" w:date="2015-06-08T09:43:00Z">
        <w:r w:rsidRPr="007251A5">
          <w:rPr>
            <w:rFonts w:ascii="Courier New" w:hAnsi="Courier New" w:cs="Courier New"/>
            <w:color w:val="00B050"/>
            <w:sz w:val="22"/>
            <w:rPrChange w:id="1100" w:author="gkumar" w:date="2015-06-08T09:44:00Z">
              <w:rPr>
                <w:rFonts w:ascii="Courier New" w:hAnsi="Courier New" w:cs="Courier New"/>
                <w:sz w:val="22"/>
              </w:rPr>
            </w:rPrChange>
          </w:rPr>
          <w:t xml:space="preserve"># </w:t>
        </w:r>
        <w:proofErr w:type="gramStart"/>
        <w:r w:rsidRPr="007251A5">
          <w:rPr>
            <w:rFonts w:ascii="Courier New" w:hAnsi="Courier New" w:cs="Courier New"/>
            <w:color w:val="00B050"/>
            <w:sz w:val="22"/>
            <w:rPrChange w:id="1101" w:author="gkumar" w:date="2015-06-08T09:44:00Z">
              <w:rPr>
                <w:rFonts w:ascii="Courier New" w:hAnsi="Courier New" w:cs="Courier New"/>
                <w:sz w:val="22"/>
              </w:rPr>
            </w:rPrChange>
          </w:rPr>
          <w:t>connection</w:t>
        </w:r>
        <w:proofErr w:type="gramEnd"/>
        <w:r w:rsidRPr="007251A5">
          <w:rPr>
            <w:rFonts w:ascii="Courier New" w:hAnsi="Courier New" w:cs="Courier New"/>
            <w:color w:val="00B050"/>
            <w:sz w:val="22"/>
            <w:rPrChange w:id="1102" w:author="gkumar" w:date="2015-06-08T09:44:00Z">
              <w:rPr>
                <w:rFonts w:ascii="Courier New" w:hAnsi="Courier New" w:cs="Courier New"/>
                <w:sz w:val="22"/>
              </w:rPr>
            </w:rPrChange>
          </w:rPr>
          <w:t xml:space="preserve">. Data from the serial port is logged to the specified file (Quarch.log).  </w:t>
        </w:r>
      </w:ins>
    </w:p>
    <w:p w:rsidR="0066373C" w:rsidRPr="007251A5" w:rsidRDefault="0066373C" w:rsidP="0066373C">
      <w:pPr>
        <w:autoSpaceDE w:val="0"/>
        <w:autoSpaceDN w:val="0"/>
        <w:adjustRightInd w:val="0"/>
        <w:spacing w:after="0" w:line="240" w:lineRule="auto"/>
        <w:rPr>
          <w:ins w:id="1103" w:author="gkumar" w:date="2015-06-08T09:43:00Z"/>
          <w:rFonts w:ascii="Courier New" w:hAnsi="Courier New" w:cs="Courier New"/>
          <w:color w:val="00B050"/>
          <w:sz w:val="22"/>
          <w:rPrChange w:id="1104" w:author="gkumar" w:date="2015-06-08T09:44:00Z">
            <w:rPr>
              <w:ins w:id="1105" w:author="gkumar" w:date="2015-06-08T09:43:00Z"/>
              <w:rFonts w:ascii="Courier New" w:hAnsi="Courier New" w:cs="Courier New"/>
              <w:sz w:val="22"/>
            </w:rPr>
          </w:rPrChange>
        </w:rPr>
      </w:pPr>
      <w:ins w:id="1106" w:author="gkumar" w:date="2015-06-08T09:43:00Z">
        <w:r w:rsidRPr="007251A5">
          <w:rPr>
            <w:rFonts w:ascii="Courier New" w:hAnsi="Courier New" w:cs="Courier New"/>
            <w:color w:val="00B050"/>
            <w:sz w:val="22"/>
            <w:rPrChange w:id="1107" w:author="gkumar" w:date="2015-06-08T09:44:00Z">
              <w:rPr>
                <w:rFonts w:ascii="Courier New" w:hAnsi="Courier New" w:cs="Courier New"/>
                <w:sz w:val="22"/>
              </w:rPr>
            </w:rPrChange>
          </w:rPr>
          <w:t xml:space="preserve"># </w:t>
        </w:r>
        <w:proofErr w:type="gramStart"/>
        <w:r w:rsidRPr="007251A5">
          <w:rPr>
            <w:rFonts w:ascii="Courier New" w:hAnsi="Courier New" w:cs="Courier New"/>
            <w:color w:val="00B050"/>
            <w:sz w:val="22"/>
            <w:rPrChange w:id="1108" w:author="gkumar" w:date="2015-06-08T09:44:00Z">
              <w:rPr>
                <w:rFonts w:ascii="Courier New" w:hAnsi="Courier New" w:cs="Courier New"/>
                <w:sz w:val="22"/>
              </w:rPr>
            </w:rPrChange>
          </w:rPr>
          <w:t>The</w:t>
        </w:r>
        <w:proofErr w:type="gramEnd"/>
        <w:r w:rsidRPr="007251A5">
          <w:rPr>
            <w:rFonts w:ascii="Courier New" w:hAnsi="Courier New" w:cs="Courier New"/>
            <w:color w:val="00B050"/>
            <w:sz w:val="22"/>
            <w:rPrChange w:id="1109" w:author="gkumar" w:date="2015-06-08T09:44:00Z">
              <w:rPr>
                <w:rFonts w:ascii="Courier New" w:hAnsi="Courier New" w:cs="Courier New"/>
                <w:sz w:val="22"/>
              </w:rPr>
            </w:rPrChange>
          </w:rPr>
          <w:t xml:space="preserve"> </w:t>
        </w:r>
        <w:proofErr w:type="spellStart"/>
        <w:r w:rsidRPr="007251A5">
          <w:rPr>
            <w:rFonts w:ascii="Courier New" w:hAnsi="Courier New" w:cs="Courier New"/>
            <w:color w:val="00B050"/>
            <w:sz w:val="22"/>
            <w:rPrChange w:id="1110" w:author="gkumar" w:date="2015-06-08T09:44:00Z">
              <w:rPr>
                <w:rFonts w:ascii="Courier New" w:hAnsi="Courier New" w:cs="Courier New"/>
                <w:sz w:val="22"/>
              </w:rPr>
            </w:rPrChange>
          </w:rPr>
          <w:t>logfile</w:t>
        </w:r>
        <w:proofErr w:type="spellEnd"/>
        <w:r w:rsidRPr="007251A5">
          <w:rPr>
            <w:rFonts w:ascii="Courier New" w:hAnsi="Courier New" w:cs="Courier New"/>
            <w:color w:val="00B050"/>
            <w:sz w:val="22"/>
            <w:rPrChange w:id="1111" w:author="gkumar" w:date="2015-06-08T09:44:00Z">
              <w:rPr>
                <w:rFonts w:ascii="Courier New" w:hAnsi="Courier New" w:cs="Courier New"/>
                <w:sz w:val="22"/>
              </w:rPr>
            </w:rPrChange>
          </w:rPr>
          <w:t xml:space="preserve"> can then be parsed with other programs for reporting purposes.</w:t>
        </w:r>
      </w:ins>
    </w:p>
    <w:p w:rsidR="0066373C" w:rsidRPr="007251A5" w:rsidRDefault="0066373C" w:rsidP="0066373C">
      <w:pPr>
        <w:autoSpaceDE w:val="0"/>
        <w:autoSpaceDN w:val="0"/>
        <w:adjustRightInd w:val="0"/>
        <w:spacing w:after="0" w:line="240" w:lineRule="auto"/>
        <w:rPr>
          <w:ins w:id="1112" w:author="gkumar" w:date="2015-06-08T09:43:00Z"/>
          <w:rFonts w:ascii="Courier New" w:hAnsi="Courier New" w:cs="Courier New"/>
          <w:color w:val="00B050"/>
          <w:sz w:val="22"/>
          <w:rPrChange w:id="1113" w:author="gkumar" w:date="2015-06-08T09:44:00Z">
            <w:rPr>
              <w:ins w:id="1114" w:author="gkumar" w:date="2015-06-08T09:43:00Z"/>
              <w:rFonts w:ascii="Courier New" w:hAnsi="Courier New" w:cs="Courier New"/>
              <w:sz w:val="22"/>
            </w:rPr>
          </w:rPrChange>
        </w:rPr>
      </w:pPr>
      <w:ins w:id="1115" w:author="gkumar" w:date="2015-06-08T09:43:00Z">
        <w:r w:rsidRPr="007251A5">
          <w:rPr>
            <w:rFonts w:ascii="Courier New" w:hAnsi="Courier New" w:cs="Courier New"/>
            <w:color w:val="00B050"/>
            <w:sz w:val="22"/>
            <w:rPrChange w:id="1116" w:author="gkumar" w:date="2015-06-08T09:44:00Z">
              <w:rPr>
                <w:rFonts w:ascii="Courier New" w:hAnsi="Courier New" w:cs="Courier New"/>
                <w:sz w:val="22"/>
              </w:rPr>
            </w:rPrChange>
          </w:rPr>
          <w:t xml:space="preserve"># </w:t>
        </w:r>
      </w:ins>
    </w:p>
    <w:p w:rsidR="0066373C" w:rsidRDefault="0066373C" w:rsidP="0066373C">
      <w:pPr>
        <w:autoSpaceDE w:val="0"/>
        <w:autoSpaceDN w:val="0"/>
        <w:adjustRightInd w:val="0"/>
        <w:spacing w:after="0" w:line="240" w:lineRule="auto"/>
        <w:rPr>
          <w:ins w:id="1117" w:author="gkumar" w:date="2015-06-08T09:43:00Z"/>
          <w:rFonts w:ascii="Courier New" w:hAnsi="Courier New" w:cs="Courier New"/>
          <w:sz w:val="22"/>
        </w:rPr>
      </w:pPr>
      <w:proofErr w:type="gramStart"/>
      <w:ins w:id="1118" w:author="gkumar" w:date="2015-06-08T09:43:00Z">
        <w:r>
          <w:rPr>
            <w:rFonts w:ascii="Courier New" w:hAnsi="Courier New" w:cs="Courier New"/>
            <w:sz w:val="22"/>
          </w:rPr>
          <w:t>use</w:t>
        </w:r>
        <w:proofErr w:type="gramEnd"/>
        <w:r>
          <w:rPr>
            <w:rFonts w:ascii="Courier New" w:hAnsi="Courier New" w:cs="Courier New"/>
            <w:sz w:val="22"/>
          </w:rPr>
          <w:t xml:space="preserve"> strict;</w:t>
        </w:r>
      </w:ins>
    </w:p>
    <w:p w:rsidR="0066373C" w:rsidRDefault="0066373C" w:rsidP="0066373C">
      <w:pPr>
        <w:autoSpaceDE w:val="0"/>
        <w:autoSpaceDN w:val="0"/>
        <w:adjustRightInd w:val="0"/>
        <w:spacing w:after="0" w:line="240" w:lineRule="auto"/>
        <w:rPr>
          <w:ins w:id="1119" w:author="gkumar" w:date="2015-06-08T09:43:00Z"/>
          <w:rFonts w:ascii="Courier New" w:hAnsi="Courier New" w:cs="Courier New"/>
          <w:sz w:val="22"/>
        </w:rPr>
      </w:pPr>
      <w:proofErr w:type="gramStart"/>
      <w:ins w:id="1120" w:author="gkumar" w:date="2015-06-08T09:43:00Z">
        <w:r>
          <w:rPr>
            <w:rFonts w:ascii="Courier New" w:hAnsi="Courier New" w:cs="Courier New"/>
            <w:sz w:val="22"/>
          </w:rPr>
          <w:t>use</w:t>
        </w:r>
        <w:proofErr w:type="gramEnd"/>
        <w:r>
          <w:rPr>
            <w:rFonts w:ascii="Courier New" w:hAnsi="Courier New" w:cs="Courier New"/>
            <w:sz w:val="22"/>
          </w:rPr>
          <w:t xml:space="preserve"> Win32::</w:t>
        </w:r>
        <w:proofErr w:type="spellStart"/>
        <w:r>
          <w:rPr>
            <w:rFonts w:ascii="Courier New" w:hAnsi="Courier New" w:cs="Courier New"/>
            <w:sz w:val="22"/>
          </w:rPr>
          <w:t>SerialPort</w:t>
        </w:r>
        <w:proofErr w:type="spellEnd"/>
        <w:r>
          <w:rPr>
            <w:rFonts w:ascii="Courier New" w:hAnsi="Courier New" w:cs="Courier New"/>
            <w:sz w:val="22"/>
          </w:rPr>
          <w:t>;            # use Win32 serial port module</w:t>
        </w:r>
      </w:ins>
    </w:p>
    <w:p w:rsidR="0066373C" w:rsidRDefault="0066373C" w:rsidP="0066373C">
      <w:pPr>
        <w:autoSpaceDE w:val="0"/>
        <w:autoSpaceDN w:val="0"/>
        <w:adjustRightInd w:val="0"/>
        <w:spacing w:after="0" w:line="240" w:lineRule="auto"/>
        <w:rPr>
          <w:ins w:id="1121" w:author="gkumar" w:date="2015-06-08T09:43:00Z"/>
          <w:rFonts w:ascii="Courier New" w:hAnsi="Courier New" w:cs="Courier New"/>
          <w:sz w:val="22"/>
        </w:rPr>
      </w:pPr>
    </w:p>
    <w:p w:rsidR="0066373C" w:rsidRPr="007251A5" w:rsidRDefault="0066373C" w:rsidP="0066373C">
      <w:pPr>
        <w:autoSpaceDE w:val="0"/>
        <w:autoSpaceDN w:val="0"/>
        <w:adjustRightInd w:val="0"/>
        <w:spacing w:after="0" w:line="240" w:lineRule="auto"/>
        <w:rPr>
          <w:ins w:id="1122" w:author="gkumar" w:date="2015-06-08T09:43:00Z"/>
          <w:rFonts w:ascii="Courier New" w:hAnsi="Courier New" w:cs="Courier New"/>
          <w:color w:val="00B050"/>
          <w:sz w:val="22"/>
          <w:rPrChange w:id="1123" w:author="gkumar" w:date="2015-06-08T09:44:00Z">
            <w:rPr>
              <w:ins w:id="1124" w:author="gkumar" w:date="2015-06-08T09:43:00Z"/>
              <w:rFonts w:ascii="Courier New" w:hAnsi="Courier New" w:cs="Courier New"/>
              <w:sz w:val="22"/>
            </w:rPr>
          </w:rPrChange>
        </w:rPr>
      </w:pPr>
      <w:ins w:id="1125" w:author="gkumar" w:date="2015-06-08T09:43:00Z">
        <w:r w:rsidRPr="007251A5">
          <w:rPr>
            <w:rFonts w:ascii="Courier New" w:hAnsi="Courier New" w:cs="Courier New"/>
            <w:color w:val="00B050"/>
            <w:sz w:val="22"/>
            <w:rPrChange w:id="1126" w:author="gkumar" w:date="2015-06-08T09:44:00Z">
              <w:rPr>
                <w:rFonts w:ascii="Courier New" w:hAnsi="Courier New" w:cs="Courier New"/>
                <w:sz w:val="22"/>
              </w:rPr>
            </w:rPrChange>
          </w:rPr>
          <w:t># 1 = Log commands and responses, 0 = No logging</w:t>
        </w:r>
      </w:ins>
    </w:p>
    <w:p w:rsidR="0066373C" w:rsidRDefault="0066373C" w:rsidP="0066373C">
      <w:pPr>
        <w:autoSpaceDE w:val="0"/>
        <w:autoSpaceDN w:val="0"/>
        <w:adjustRightInd w:val="0"/>
        <w:spacing w:after="0" w:line="240" w:lineRule="auto"/>
        <w:rPr>
          <w:ins w:id="1127" w:author="gkumar" w:date="2015-06-08T09:43:00Z"/>
          <w:rFonts w:ascii="Courier New" w:hAnsi="Courier New" w:cs="Courier New"/>
          <w:sz w:val="22"/>
        </w:rPr>
      </w:pPr>
      <w:proofErr w:type="gramStart"/>
      <w:ins w:id="1128" w:author="gkumar" w:date="2015-06-08T09:43:00Z">
        <w:r>
          <w:rPr>
            <w:rFonts w:ascii="Courier New" w:hAnsi="Courier New" w:cs="Courier New"/>
            <w:sz w:val="22"/>
          </w:rPr>
          <w:t>my</w:t>
        </w:r>
        <w:proofErr w:type="gramEnd"/>
        <w:r>
          <w:rPr>
            <w:rFonts w:ascii="Courier New" w:hAnsi="Courier New" w:cs="Courier New"/>
            <w:sz w:val="22"/>
          </w:rPr>
          <w:t xml:space="preserve"> $</w:t>
        </w:r>
        <w:proofErr w:type="spellStart"/>
        <w:r>
          <w:rPr>
            <w:rFonts w:ascii="Courier New" w:hAnsi="Courier New" w:cs="Courier New"/>
            <w:sz w:val="22"/>
          </w:rPr>
          <w:t>LogText</w:t>
        </w:r>
        <w:proofErr w:type="spellEnd"/>
        <w:r>
          <w:rPr>
            <w:rFonts w:ascii="Courier New" w:hAnsi="Courier New" w:cs="Courier New"/>
            <w:sz w:val="22"/>
          </w:rPr>
          <w:t xml:space="preserve"> = 1;</w:t>
        </w:r>
      </w:ins>
    </w:p>
    <w:p w:rsidR="0066373C" w:rsidRPr="007251A5" w:rsidRDefault="0066373C" w:rsidP="0066373C">
      <w:pPr>
        <w:autoSpaceDE w:val="0"/>
        <w:autoSpaceDN w:val="0"/>
        <w:adjustRightInd w:val="0"/>
        <w:spacing w:after="0" w:line="240" w:lineRule="auto"/>
        <w:rPr>
          <w:ins w:id="1129" w:author="gkumar" w:date="2015-06-08T09:43:00Z"/>
          <w:rFonts w:ascii="Courier New" w:hAnsi="Courier New" w:cs="Courier New"/>
          <w:color w:val="00B050"/>
          <w:sz w:val="22"/>
          <w:rPrChange w:id="1130" w:author="gkumar" w:date="2015-06-08T09:44:00Z">
            <w:rPr>
              <w:ins w:id="1131" w:author="gkumar" w:date="2015-06-08T09:43:00Z"/>
              <w:rFonts w:ascii="Courier New" w:hAnsi="Courier New" w:cs="Courier New"/>
              <w:sz w:val="22"/>
            </w:rPr>
          </w:rPrChange>
        </w:rPr>
      </w:pPr>
      <w:ins w:id="1132" w:author="gkumar" w:date="2015-06-08T09:43:00Z">
        <w:r w:rsidRPr="007251A5">
          <w:rPr>
            <w:rFonts w:ascii="Courier New" w:hAnsi="Courier New" w:cs="Courier New"/>
            <w:color w:val="00B050"/>
            <w:sz w:val="22"/>
            <w:rPrChange w:id="1133" w:author="gkumar" w:date="2015-06-08T09:44:00Z">
              <w:rPr>
                <w:rFonts w:ascii="Courier New" w:hAnsi="Courier New" w:cs="Courier New"/>
                <w:sz w:val="22"/>
              </w:rPr>
            </w:rPrChange>
          </w:rPr>
          <w:t xml:space="preserve"># 1 = </w:t>
        </w:r>
        <w:proofErr w:type="spellStart"/>
        <w:r w:rsidRPr="007251A5">
          <w:rPr>
            <w:rFonts w:ascii="Courier New" w:hAnsi="Courier New" w:cs="Courier New"/>
            <w:color w:val="00B050"/>
            <w:sz w:val="22"/>
            <w:rPrChange w:id="1134" w:author="gkumar" w:date="2015-06-08T09:44:00Z">
              <w:rPr>
                <w:rFonts w:ascii="Courier New" w:hAnsi="Courier New" w:cs="Courier New"/>
                <w:sz w:val="22"/>
              </w:rPr>
            </w:rPrChange>
          </w:rPr>
          <w:t>Config</w:t>
        </w:r>
        <w:proofErr w:type="gramStart"/>
        <w:r w:rsidRPr="007251A5">
          <w:rPr>
            <w:rFonts w:ascii="Courier New" w:hAnsi="Courier New" w:cs="Courier New"/>
            <w:color w:val="00B050"/>
            <w:sz w:val="22"/>
            <w:rPrChange w:id="1135" w:author="gkumar" w:date="2015-06-08T09:44:00Z">
              <w:rPr>
                <w:rFonts w:ascii="Courier New" w:hAnsi="Courier New" w:cs="Courier New"/>
                <w:sz w:val="22"/>
              </w:rPr>
            </w:rPrChange>
          </w:rPr>
          <w:t>:Terminal</w:t>
        </w:r>
        <w:proofErr w:type="spellEnd"/>
        <w:proofErr w:type="gramEnd"/>
        <w:r w:rsidRPr="007251A5">
          <w:rPr>
            <w:rFonts w:ascii="Courier New" w:hAnsi="Courier New" w:cs="Courier New"/>
            <w:color w:val="00B050"/>
            <w:sz w:val="22"/>
            <w:rPrChange w:id="1136" w:author="gkumar" w:date="2015-06-08T09:44:00Z">
              <w:rPr>
                <w:rFonts w:ascii="Courier New" w:hAnsi="Courier New" w:cs="Courier New"/>
                <w:sz w:val="22"/>
              </w:rPr>
            </w:rPrChange>
          </w:rPr>
          <w:t xml:space="preserve"> set to 'SCRIPT', 0 = </w:t>
        </w:r>
        <w:proofErr w:type="spellStart"/>
        <w:r w:rsidRPr="007251A5">
          <w:rPr>
            <w:rFonts w:ascii="Courier New" w:hAnsi="Courier New" w:cs="Courier New"/>
            <w:color w:val="00B050"/>
            <w:sz w:val="22"/>
            <w:rPrChange w:id="1137" w:author="gkumar" w:date="2015-06-08T09:44:00Z">
              <w:rPr>
                <w:rFonts w:ascii="Courier New" w:hAnsi="Courier New" w:cs="Courier New"/>
                <w:sz w:val="22"/>
              </w:rPr>
            </w:rPrChange>
          </w:rPr>
          <w:t>Config:Terminal</w:t>
        </w:r>
        <w:proofErr w:type="spellEnd"/>
        <w:r w:rsidRPr="007251A5">
          <w:rPr>
            <w:rFonts w:ascii="Courier New" w:hAnsi="Courier New" w:cs="Courier New"/>
            <w:color w:val="00B050"/>
            <w:sz w:val="22"/>
            <w:rPrChange w:id="1138" w:author="gkumar" w:date="2015-06-08T09:44:00Z">
              <w:rPr>
                <w:rFonts w:ascii="Courier New" w:hAnsi="Courier New" w:cs="Courier New"/>
                <w:sz w:val="22"/>
              </w:rPr>
            </w:rPrChange>
          </w:rPr>
          <w:t xml:space="preserve"> set to 'USER' mode</w:t>
        </w:r>
      </w:ins>
    </w:p>
    <w:p w:rsidR="0066373C" w:rsidRDefault="0066373C" w:rsidP="0066373C">
      <w:pPr>
        <w:autoSpaceDE w:val="0"/>
        <w:autoSpaceDN w:val="0"/>
        <w:adjustRightInd w:val="0"/>
        <w:spacing w:after="0" w:line="240" w:lineRule="auto"/>
        <w:rPr>
          <w:ins w:id="1139" w:author="gkumar" w:date="2015-06-08T09:43:00Z"/>
          <w:rFonts w:ascii="Courier New" w:hAnsi="Courier New" w:cs="Courier New"/>
          <w:sz w:val="22"/>
        </w:rPr>
      </w:pPr>
      <w:proofErr w:type="gramStart"/>
      <w:ins w:id="1140" w:author="gkumar" w:date="2015-06-08T09:43:00Z">
        <w:r>
          <w:rPr>
            <w:rFonts w:ascii="Courier New" w:hAnsi="Courier New" w:cs="Courier New"/>
            <w:sz w:val="22"/>
          </w:rPr>
          <w:t>my</w:t>
        </w:r>
        <w:proofErr w:type="gramEnd"/>
        <w:r>
          <w:rPr>
            <w:rFonts w:ascii="Courier New" w:hAnsi="Courier New" w:cs="Courier New"/>
            <w:sz w:val="22"/>
          </w:rPr>
          <w:t xml:space="preserve"> $</w:t>
        </w:r>
        <w:proofErr w:type="spellStart"/>
        <w:r>
          <w:rPr>
            <w:rFonts w:ascii="Courier New" w:hAnsi="Courier New" w:cs="Courier New"/>
            <w:sz w:val="22"/>
          </w:rPr>
          <w:t>ScriptMode</w:t>
        </w:r>
        <w:proofErr w:type="spellEnd"/>
        <w:r>
          <w:rPr>
            <w:rFonts w:ascii="Courier New" w:hAnsi="Courier New" w:cs="Courier New"/>
            <w:sz w:val="22"/>
          </w:rPr>
          <w:t xml:space="preserve"> = 1;</w:t>
        </w:r>
      </w:ins>
    </w:p>
    <w:p w:rsidR="0066373C" w:rsidRDefault="0066373C" w:rsidP="0066373C">
      <w:pPr>
        <w:autoSpaceDE w:val="0"/>
        <w:autoSpaceDN w:val="0"/>
        <w:adjustRightInd w:val="0"/>
        <w:spacing w:after="0" w:line="240" w:lineRule="auto"/>
        <w:rPr>
          <w:ins w:id="1141" w:author="gkumar" w:date="2015-06-08T09:43:00Z"/>
          <w:rFonts w:ascii="Courier New" w:hAnsi="Courier New" w:cs="Courier New"/>
          <w:sz w:val="22"/>
        </w:rPr>
      </w:pPr>
    </w:p>
    <w:p w:rsidR="0066373C" w:rsidRPr="007251A5" w:rsidRDefault="0066373C" w:rsidP="0066373C">
      <w:pPr>
        <w:autoSpaceDE w:val="0"/>
        <w:autoSpaceDN w:val="0"/>
        <w:adjustRightInd w:val="0"/>
        <w:spacing w:after="0" w:line="240" w:lineRule="auto"/>
        <w:rPr>
          <w:ins w:id="1142" w:author="gkumar" w:date="2015-06-08T09:43:00Z"/>
          <w:rFonts w:ascii="Courier New" w:hAnsi="Courier New" w:cs="Courier New"/>
          <w:color w:val="00B050"/>
          <w:sz w:val="22"/>
          <w:rPrChange w:id="1143" w:author="gkumar" w:date="2015-06-08T09:44:00Z">
            <w:rPr>
              <w:ins w:id="1144" w:author="gkumar" w:date="2015-06-08T09:43:00Z"/>
              <w:rFonts w:ascii="Courier New" w:hAnsi="Courier New" w:cs="Courier New"/>
              <w:sz w:val="22"/>
            </w:rPr>
          </w:rPrChange>
        </w:rPr>
      </w:pPr>
      <w:ins w:id="1145" w:author="gkumar" w:date="2015-06-08T09:43:00Z">
        <w:r w:rsidRPr="007251A5">
          <w:rPr>
            <w:rFonts w:ascii="Courier New" w:hAnsi="Courier New" w:cs="Courier New"/>
            <w:color w:val="00B050"/>
            <w:sz w:val="22"/>
            <w:rPrChange w:id="1146" w:author="gkumar" w:date="2015-06-08T09:44:00Z">
              <w:rPr>
                <w:rFonts w:ascii="Courier New" w:hAnsi="Courier New" w:cs="Courier New"/>
                <w:sz w:val="22"/>
              </w:rPr>
            </w:rPrChange>
          </w:rPr>
          <w:t># Subroutine to send a command to the attached device.  The serial port must be open</w:t>
        </w:r>
      </w:ins>
    </w:p>
    <w:p w:rsidR="0066373C" w:rsidRPr="007251A5" w:rsidRDefault="0066373C" w:rsidP="0066373C">
      <w:pPr>
        <w:autoSpaceDE w:val="0"/>
        <w:autoSpaceDN w:val="0"/>
        <w:adjustRightInd w:val="0"/>
        <w:spacing w:after="0" w:line="240" w:lineRule="auto"/>
        <w:rPr>
          <w:ins w:id="1147" w:author="gkumar" w:date="2015-06-08T09:43:00Z"/>
          <w:rFonts w:ascii="Courier New" w:hAnsi="Courier New" w:cs="Courier New"/>
          <w:color w:val="00B050"/>
          <w:sz w:val="22"/>
          <w:rPrChange w:id="1148" w:author="gkumar" w:date="2015-06-08T09:45:00Z">
            <w:rPr>
              <w:ins w:id="1149" w:author="gkumar" w:date="2015-06-08T09:43:00Z"/>
              <w:rFonts w:ascii="Courier New" w:hAnsi="Courier New" w:cs="Courier New"/>
              <w:sz w:val="22"/>
            </w:rPr>
          </w:rPrChange>
        </w:rPr>
      </w:pPr>
      <w:ins w:id="1150" w:author="gkumar" w:date="2015-06-08T09:43:00Z">
        <w:r w:rsidRPr="007251A5">
          <w:rPr>
            <w:rFonts w:ascii="Courier New" w:hAnsi="Courier New" w:cs="Courier New"/>
            <w:color w:val="00B050"/>
            <w:sz w:val="22"/>
            <w:rPrChange w:id="1151" w:author="gkumar" w:date="2015-06-08T09:45:00Z">
              <w:rPr>
                <w:rFonts w:ascii="Courier New" w:hAnsi="Courier New" w:cs="Courier New"/>
                <w:sz w:val="22"/>
              </w:rPr>
            </w:rPrChange>
          </w:rPr>
          <w:t xml:space="preserve"># </w:t>
        </w:r>
        <w:proofErr w:type="gramStart"/>
        <w:r w:rsidRPr="007251A5">
          <w:rPr>
            <w:rFonts w:ascii="Courier New" w:hAnsi="Courier New" w:cs="Courier New"/>
            <w:color w:val="00B050"/>
            <w:sz w:val="22"/>
            <w:rPrChange w:id="1152" w:author="gkumar" w:date="2015-06-08T09:45:00Z">
              <w:rPr>
                <w:rFonts w:ascii="Courier New" w:hAnsi="Courier New" w:cs="Courier New"/>
                <w:sz w:val="22"/>
              </w:rPr>
            </w:rPrChange>
          </w:rPr>
          <w:t>and</w:t>
        </w:r>
        <w:proofErr w:type="gramEnd"/>
        <w:r w:rsidRPr="007251A5">
          <w:rPr>
            <w:rFonts w:ascii="Courier New" w:hAnsi="Courier New" w:cs="Courier New"/>
            <w:color w:val="00B050"/>
            <w:sz w:val="22"/>
            <w:rPrChange w:id="1153" w:author="gkumar" w:date="2015-06-08T09:45:00Z">
              <w:rPr>
                <w:rFonts w:ascii="Courier New" w:hAnsi="Courier New" w:cs="Courier New"/>
                <w:sz w:val="22"/>
              </w:rPr>
            </w:rPrChange>
          </w:rPr>
          <w:t xml:space="preserve"> the device ready to receive commands.  This function will not block, even if the</w:t>
        </w:r>
      </w:ins>
    </w:p>
    <w:p w:rsidR="0066373C" w:rsidRPr="007251A5" w:rsidRDefault="0066373C" w:rsidP="0066373C">
      <w:pPr>
        <w:autoSpaceDE w:val="0"/>
        <w:autoSpaceDN w:val="0"/>
        <w:adjustRightInd w:val="0"/>
        <w:spacing w:after="0" w:line="240" w:lineRule="auto"/>
        <w:rPr>
          <w:ins w:id="1154" w:author="gkumar" w:date="2015-06-08T09:43:00Z"/>
          <w:rFonts w:ascii="Courier New" w:hAnsi="Courier New" w:cs="Courier New"/>
          <w:color w:val="00B050"/>
          <w:sz w:val="22"/>
          <w:rPrChange w:id="1155" w:author="gkumar" w:date="2015-06-08T09:45:00Z">
            <w:rPr>
              <w:ins w:id="1156" w:author="gkumar" w:date="2015-06-08T09:43:00Z"/>
              <w:rFonts w:ascii="Courier New" w:hAnsi="Courier New" w:cs="Courier New"/>
              <w:sz w:val="22"/>
            </w:rPr>
          </w:rPrChange>
        </w:rPr>
      </w:pPr>
      <w:ins w:id="1157" w:author="gkumar" w:date="2015-06-08T09:43:00Z">
        <w:r w:rsidRPr="007251A5">
          <w:rPr>
            <w:rFonts w:ascii="Courier New" w:hAnsi="Courier New" w:cs="Courier New"/>
            <w:color w:val="00B050"/>
            <w:sz w:val="22"/>
            <w:rPrChange w:id="1158" w:author="gkumar" w:date="2015-06-08T09:45:00Z">
              <w:rPr>
                <w:rFonts w:ascii="Courier New" w:hAnsi="Courier New" w:cs="Courier New"/>
                <w:sz w:val="22"/>
              </w:rPr>
            </w:rPrChange>
          </w:rPr>
          <w:t xml:space="preserve"># </w:t>
        </w:r>
        <w:proofErr w:type="gramStart"/>
        <w:r w:rsidRPr="007251A5">
          <w:rPr>
            <w:rFonts w:ascii="Courier New" w:hAnsi="Courier New" w:cs="Courier New"/>
            <w:color w:val="00B050"/>
            <w:sz w:val="22"/>
            <w:rPrChange w:id="1159" w:author="gkumar" w:date="2015-06-08T09:45:00Z">
              <w:rPr>
                <w:rFonts w:ascii="Courier New" w:hAnsi="Courier New" w:cs="Courier New"/>
                <w:sz w:val="22"/>
              </w:rPr>
            </w:rPrChange>
          </w:rPr>
          <w:t>module</w:t>
        </w:r>
        <w:proofErr w:type="gramEnd"/>
        <w:r w:rsidRPr="007251A5">
          <w:rPr>
            <w:rFonts w:ascii="Courier New" w:hAnsi="Courier New" w:cs="Courier New"/>
            <w:color w:val="00B050"/>
            <w:sz w:val="22"/>
            <w:rPrChange w:id="1160" w:author="gkumar" w:date="2015-06-08T09:45:00Z">
              <w:rPr>
                <w:rFonts w:ascii="Courier New" w:hAnsi="Courier New" w:cs="Courier New"/>
                <w:sz w:val="22"/>
              </w:rPr>
            </w:rPrChange>
          </w:rPr>
          <w:t xml:space="preserve"> does not respond</w:t>
        </w:r>
      </w:ins>
    </w:p>
    <w:p w:rsidR="0066373C" w:rsidRPr="007251A5" w:rsidRDefault="0066373C" w:rsidP="0066373C">
      <w:pPr>
        <w:autoSpaceDE w:val="0"/>
        <w:autoSpaceDN w:val="0"/>
        <w:adjustRightInd w:val="0"/>
        <w:spacing w:after="0" w:line="240" w:lineRule="auto"/>
        <w:rPr>
          <w:ins w:id="1161" w:author="gkumar" w:date="2015-06-08T09:43:00Z"/>
          <w:rFonts w:ascii="Courier New" w:hAnsi="Courier New" w:cs="Courier New"/>
          <w:color w:val="00B050"/>
          <w:sz w:val="22"/>
          <w:rPrChange w:id="1162" w:author="gkumar" w:date="2015-06-08T09:45:00Z">
            <w:rPr>
              <w:ins w:id="1163" w:author="gkumar" w:date="2015-06-08T09:43:00Z"/>
              <w:rFonts w:ascii="Courier New" w:hAnsi="Courier New" w:cs="Courier New"/>
              <w:sz w:val="22"/>
            </w:rPr>
          </w:rPrChange>
        </w:rPr>
      </w:pPr>
      <w:ins w:id="1164" w:author="gkumar" w:date="2015-06-08T09:43:00Z">
        <w:r w:rsidRPr="007251A5">
          <w:rPr>
            <w:rFonts w:ascii="Courier New" w:hAnsi="Courier New" w:cs="Courier New"/>
            <w:color w:val="00B050"/>
            <w:sz w:val="22"/>
            <w:rPrChange w:id="1165" w:author="gkumar" w:date="2015-06-08T09:45:00Z">
              <w:rPr>
                <w:rFonts w:ascii="Courier New" w:hAnsi="Courier New" w:cs="Courier New"/>
                <w:sz w:val="22"/>
              </w:rPr>
            </w:rPrChange>
          </w:rPr>
          <w:t xml:space="preserve"># </w:t>
        </w:r>
        <w:proofErr w:type="gramStart"/>
        <w:r w:rsidRPr="007251A5">
          <w:rPr>
            <w:rFonts w:ascii="Courier New" w:hAnsi="Courier New" w:cs="Courier New"/>
            <w:color w:val="00B050"/>
            <w:sz w:val="22"/>
            <w:rPrChange w:id="1166" w:author="gkumar" w:date="2015-06-08T09:45:00Z">
              <w:rPr>
                <w:rFonts w:ascii="Courier New" w:hAnsi="Courier New" w:cs="Courier New"/>
                <w:sz w:val="22"/>
              </w:rPr>
            </w:rPrChange>
          </w:rPr>
          <w:t>string</w:t>
        </w:r>
        <w:proofErr w:type="gramEnd"/>
        <w:r w:rsidRPr="007251A5">
          <w:rPr>
            <w:rFonts w:ascii="Courier New" w:hAnsi="Courier New" w:cs="Courier New"/>
            <w:color w:val="00B050"/>
            <w:sz w:val="22"/>
            <w:rPrChange w:id="1167" w:author="gkumar" w:date="2015-06-08T09:45:00Z">
              <w:rPr>
                <w:rFonts w:ascii="Courier New" w:hAnsi="Courier New" w:cs="Courier New"/>
                <w:sz w:val="22"/>
              </w:rPr>
            </w:rPrChange>
          </w:rPr>
          <w:t xml:space="preserve"> </w:t>
        </w:r>
        <w:proofErr w:type="spellStart"/>
        <w:r w:rsidRPr="007251A5">
          <w:rPr>
            <w:rFonts w:ascii="Courier New" w:hAnsi="Courier New" w:cs="Courier New"/>
            <w:color w:val="00B050"/>
            <w:sz w:val="22"/>
            <w:rPrChange w:id="1168" w:author="gkumar" w:date="2015-06-08T09:45:00Z">
              <w:rPr>
                <w:rFonts w:ascii="Courier New" w:hAnsi="Courier New" w:cs="Courier New"/>
                <w:sz w:val="22"/>
              </w:rPr>
            </w:rPrChange>
          </w:rPr>
          <w:t>SendTorridonCommand</w:t>
        </w:r>
        <w:proofErr w:type="spellEnd"/>
        <w:r w:rsidRPr="007251A5">
          <w:rPr>
            <w:rFonts w:ascii="Courier New" w:hAnsi="Courier New" w:cs="Courier New"/>
            <w:color w:val="00B050"/>
            <w:sz w:val="22"/>
            <w:rPrChange w:id="1169" w:author="gkumar" w:date="2015-06-08T09:45:00Z">
              <w:rPr>
                <w:rFonts w:ascii="Courier New" w:hAnsi="Courier New" w:cs="Courier New"/>
                <w:sz w:val="22"/>
              </w:rPr>
            </w:rPrChange>
          </w:rPr>
          <w:t xml:space="preserve"> ($</w:t>
        </w:r>
        <w:proofErr w:type="spellStart"/>
        <w:r w:rsidRPr="007251A5">
          <w:rPr>
            <w:rFonts w:ascii="Courier New" w:hAnsi="Courier New" w:cs="Courier New"/>
            <w:color w:val="00B050"/>
            <w:sz w:val="22"/>
            <w:rPrChange w:id="1170" w:author="gkumar" w:date="2015-06-08T09:45:00Z">
              <w:rPr>
                <w:rFonts w:ascii="Courier New" w:hAnsi="Courier New" w:cs="Courier New"/>
                <w:sz w:val="22"/>
              </w:rPr>
            </w:rPrChange>
          </w:rPr>
          <w:t>SerialPort</w:t>
        </w:r>
        <w:proofErr w:type="spellEnd"/>
        <w:r w:rsidRPr="007251A5">
          <w:rPr>
            <w:rFonts w:ascii="Courier New" w:hAnsi="Courier New" w:cs="Courier New"/>
            <w:color w:val="00B050"/>
            <w:sz w:val="22"/>
            <w:rPrChange w:id="1171" w:author="gkumar" w:date="2015-06-08T09:45:00Z">
              <w:rPr>
                <w:rFonts w:ascii="Courier New" w:hAnsi="Courier New" w:cs="Courier New"/>
                <w:sz w:val="22"/>
              </w:rPr>
            </w:rPrChange>
          </w:rPr>
          <w:t>, $</w:t>
        </w:r>
        <w:proofErr w:type="spellStart"/>
        <w:r w:rsidRPr="007251A5">
          <w:rPr>
            <w:rFonts w:ascii="Courier New" w:hAnsi="Courier New" w:cs="Courier New"/>
            <w:color w:val="00B050"/>
            <w:sz w:val="22"/>
            <w:rPrChange w:id="1172" w:author="gkumar" w:date="2015-06-08T09:45:00Z">
              <w:rPr>
                <w:rFonts w:ascii="Courier New" w:hAnsi="Courier New" w:cs="Courier New"/>
                <w:sz w:val="22"/>
              </w:rPr>
            </w:rPrChange>
          </w:rPr>
          <w:t>CommandString</w:t>
        </w:r>
        <w:proofErr w:type="spellEnd"/>
        <w:r w:rsidRPr="007251A5">
          <w:rPr>
            <w:rFonts w:ascii="Courier New" w:hAnsi="Courier New" w:cs="Courier New"/>
            <w:color w:val="00B050"/>
            <w:sz w:val="22"/>
            <w:rPrChange w:id="1173" w:author="gkumar" w:date="2015-06-08T09:45:00Z">
              <w:rPr>
                <w:rFonts w:ascii="Courier New" w:hAnsi="Courier New" w:cs="Courier New"/>
                <w:sz w:val="22"/>
              </w:rPr>
            </w:rPrChange>
          </w:rPr>
          <w:t>)</w:t>
        </w:r>
      </w:ins>
    </w:p>
    <w:p w:rsidR="0066373C" w:rsidRDefault="0066373C" w:rsidP="0066373C">
      <w:pPr>
        <w:autoSpaceDE w:val="0"/>
        <w:autoSpaceDN w:val="0"/>
        <w:adjustRightInd w:val="0"/>
        <w:spacing w:after="0" w:line="240" w:lineRule="auto"/>
        <w:rPr>
          <w:ins w:id="1174" w:author="gkumar" w:date="2015-06-08T09:43:00Z"/>
          <w:rFonts w:ascii="Courier New" w:hAnsi="Courier New" w:cs="Courier New"/>
          <w:sz w:val="22"/>
        </w:rPr>
      </w:pPr>
      <w:proofErr w:type="gramStart"/>
      <w:ins w:id="1175" w:author="gkumar" w:date="2015-06-08T09:43:00Z">
        <w:r>
          <w:rPr>
            <w:rFonts w:ascii="Courier New" w:hAnsi="Courier New" w:cs="Courier New"/>
            <w:sz w:val="22"/>
          </w:rPr>
          <w:t>sub</w:t>
        </w:r>
        <w:proofErr w:type="gramEnd"/>
        <w:r>
          <w:rPr>
            <w:rFonts w:ascii="Courier New" w:hAnsi="Courier New" w:cs="Courier New"/>
            <w:sz w:val="22"/>
          </w:rPr>
          <w:t xml:space="preserve"> </w:t>
        </w:r>
        <w:proofErr w:type="spellStart"/>
        <w:r>
          <w:rPr>
            <w:rFonts w:ascii="Courier New" w:hAnsi="Courier New" w:cs="Courier New"/>
            <w:sz w:val="22"/>
          </w:rPr>
          <w:t>SendTorridonCommand</w:t>
        </w:r>
        <w:proofErr w:type="spellEnd"/>
        <w:r>
          <w:rPr>
            <w:rFonts w:ascii="Courier New" w:hAnsi="Courier New" w:cs="Courier New"/>
            <w:sz w:val="22"/>
          </w:rPr>
          <w:t xml:space="preserve"> {</w:t>
        </w:r>
      </w:ins>
    </w:p>
    <w:p w:rsidR="0066373C" w:rsidRDefault="0066373C" w:rsidP="0066373C">
      <w:pPr>
        <w:autoSpaceDE w:val="0"/>
        <w:autoSpaceDN w:val="0"/>
        <w:adjustRightInd w:val="0"/>
        <w:spacing w:after="0" w:line="240" w:lineRule="auto"/>
        <w:rPr>
          <w:ins w:id="1176" w:author="gkumar" w:date="2015-06-08T09:43:00Z"/>
          <w:rFonts w:ascii="Courier New" w:hAnsi="Courier New" w:cs="Courier New"/>
          <w:sz w:val="22"/>
        </w:rPr>
      </w:pPr>
      <w:ins w:id="1177" w:author="gkumar" w:date="2015-06-08T09:43:00Z">
        <w:r>
          <w:rPr>
            <w:rFonts w:ascii="Courier New" w:hAnsi="Courier New" w:cs="Courier New"/>
            <w:sz w:val="22"/>
          </w:rPr>
          <w:tab/>
        </w:r>
        <w:proofErr w:type="gramStart"/>
        <w:r>
          <w:rPr>
            <w:rFonts w:ascii="Courier New" w:hAnsi="Courier New" w:cs="Courier New"/>
            <w:sz w:val="22"/>
          </w:rPr>
          <w:t>my(</w:t>
        </w:r>
        <w:proofErr w:type="gramEnd"/>
        <w:r>
          <w:rPr>
            <w:rFonts w:ascii="Courier New" w:hAnsi="Courier New" w:cs="Courier New"/>
            <w:sz w:val="22"/>
          </w:rPr>
          <w:t>$Connection, $Command) = @_;</w:t>
        </w:r>
      </w:ins>
    </w:p>
    <w:p w:rsidR="0066373C" w:rsidRDefault="0066373C" w:rsidP="0066373C">
      <w:pPr>
        <w:autoSpaceDE w:val="0"/>
        <w:autoSpaceDN w:val="0"/>
        <w:adjustRightInd w:val="0"/>
        <w:spacing w:after="0" w:line="240" w:lineRule="auto"/>
        <w:rPr>
          <w:ins w:id="1178" w:author="gkumar" w:date="2015-06-08T09:43:00Z"/>
          <w:rFonts w:ascii="Courier New" w:hAnsi="Courier New" w:cs="Courier New"/>
          <w:sz w:val="22"/>
        </w:rPr>
      </w:pPr>
      <w:ins w:id="1179" w:author="gkumar" w:date="2015-06-08T09:43:00Z">
        <w:r>
          <w:rPr>
            <w:rFonts w:ascii="Courier New" w:hAnsi="Courier New" w:cs="Courier New"/>
            <w:sz w:val="22"/>
          </w:rPr>
          <w:tab/>
        </w:r>
        <w:proofErr w:type="gramStart"/>
        <w:r>
          <w:rPr>
            <w:rFonts w:ascii="Courier New" w:hAnsi="Courier New" w:cs="Courier New"/>
            <w:sz w:val="22"/>
          </w:rPr>
          <w:t>my</w:t>
        </w:r>
        <w:proofErr w:type="gramEnd"/>
        <w:r>
          <w:rPr>
            <w:rFonts w:ascii="Courier New" w:hAnsi="Courier New" w:cs="Courier New"/>
            <w:sz w:val="22"/>
          </w:rPr>
          <w:t xml:space="preserve"> $Response = "";</w:t>
        </w:r>
      </w:ins>
    </w:p>
    <w:p w:rsidR="0066373C" w:rsidRDefault="0066373C" w:rsidP="0066373C">
      <w:pPr>
        <w:autoSpaceDE w:val="0"/>
        <w:autoSpaceDN w:val="0"/>
        <w:adjustRightInd w:val="0"/>
        <w:spacing w:after="0" w:line="240" w:lineRule="auto"/>
        <w:rPr>
          <w:ins w:id="1180" w:author="gkumar" w:date="2015-06-08T09:43:00Z"/>
          <w:rFonts w:ascii="Courier New" w:hAnsi="Courier New" w:cs="Courier New"/>
          <w:sz w:val="22"/>
        </w:rPr>
      </w:pPr>
      <w:ins w:id="1181" w:author="gkumar" w:date="2015-06-08T09:43:00Z">
        <w:r>
          <w:rPr>
            <w:rFonts w:ascii="Courier New" w:hAnsi="Courier New" w:cs="Courier New"/>
            <w:sz w:val="22"/>
          </w:rPr>
          <w:tab/>
        </w:r>
        <w:proofErr w:type="gramStart"/>
        <w:r>
          <w:rPr>
            <w:rFonts w:ascii="Courier New" w:hAnsi="Courier New" w:cs="Courier New"/>
            <w:sz w:val="22"/>
          </w:rPr>
          <w:t>my</w:t>
        </w:r>
        <w:proofErr w:type="gramEnd"/>
        <w:r>
          <w:rPr>
            <w:rFonts w:ascii="Courier New" w:hAnsi="Courier New" w:cs="Courier New"/>
            <w:sz w:val="22"/>
          </w:rPr>
          <w:t xml:space="preserve"> $Section = "";</w:t>
        </w:r>
      </w:ins>
    </w:p>
    <w:p w:rsidR="0066373C" w:rsidRDefault="0066373C" w:rsidP="0066373C">
      <w:pPr>
        <w:autoSpaceDE w:val="0"/>
        <w:autoSpaceDN w:val="0"/>
        <w:adjustRightInd w:val="0"/>
        <w:spacing w:after="0" w:line="240" w:lineRule="auto"/>
        <w:rPr>
          <w:ins w:id="1182" w:author="gkumar" w:date="2015-06-08T09:43:00Z"/>
          <w:rFonts w:ascii="Courier New" w:hAnsi="Courier New" w:cs="Courier New"/>
          <w:sz w:val="22"/>
        </w:rPr>
      </w:pPr>
      <w:ins w:id="1183" w:author="gkumar" w:date="2015-06-08T09:43:00Z">
        <w:r>
          <w:rPr>
            <w:rFonts w:ascii="Courier New" w:hAnsi="Courier New" w:cs="Courier New"/>
            <w:sz w:val="22"/>
          </w:rPr>
          <w:tab/>
        </w:r>
        <w:proofErr w:type="gramStart"/>
        <w:r>
          <w:rPr>
            <w:rFonts w:ascii="Courier New" w:hAnsi="Courier New" w:cs="Courier New"/>
            <w:sz w:val="22"/>
          </w:rPr>
          <w:t>my</w:t>
        </w:r>
        <w:proofErr w:type="gramEnd"/>
        <w:r>
          <w:rPr>
            <w:rFonts w:ascii="Courier New" w:hAnsi="Courier New" w:cs="Courier New"/>
            <w:sz w:val="22"/>
          </w:rPr>
          <w:t xml:space="preserve"> $Timeout = 0;</w:t>
        </w:r>
      </w:ins>
    </w:p>
    <w:p w:rsidR="0066373C" w:rsidRDefault="0066373C" w:rsidP="0066373C">
      <w:pPr>
        <w:autoSpaceDE w:val="0"/>
        <w:autoSpaceDN w:val="0"/>
        <w:adjustRightInd w:val="0"/>
        <w:spacing w:after="0" w:line="240" w:lineRule="auto"/>
        <w:rPr>
          <w:ins w:id="1184" w:author="gkumar" w:date="2015-06-08T09:43:00Z"/>
          <w:rFonts w:ascii="Courier New" w:hAnsi="Courier New" w:cs="Courier New"/>
          <w:sz w:val="22"/>
        </w:rPr>
      </w:pPr>
      <w:ins w:id="1185" w:author="gkumar" w:date="2015-06-08T09:43:00Z">
        <w:r>
          <w:rPr>
            <w:rFonts w:ascii="Courier New" w:hAnsi="Courier New" w:cs="Courier New"/>
            <w:sz w:val="22"/>
          </w:rPr>
          <w:tab/>
        </w:r>
        <w:proofErr w:type="gramStart"/>
        <w:r>
          <w:rPr>
            <w:rFonts w:ascii="Courier New" w:hAnsi="Courier New" w:cs="Courier New"/>
            <w:sz w:val="22"/>
          </w:rPr>
          <w:t>my</w:t>
        </w:r>
        <w:proofErr w:type="gramEnd"/>
        <w:r>
          <w:rPr>
            <w:rFonts w:ascii="Courier New" w:hAnsi="Courier New" w:cs="Courier New"/>
            <w:sz w:val="22"/>
          </w:rPr>
          <w:t xml:space="preserve"> $</w:t>
        </w:r>
        <w:proofErr w:type="spellStart"/>
        <w:r>
          <w:rPr>
            <w:rFonts w:ascii="Courier New" w:hAnsi="Courier New" w:cs="Courier New"/>
            <w:sz w:val="22"/>
          </w:rPr>
          <w:t>TimeoutLimit</w:t>
        </w:r>
        <w:proofErr w:type="spellEnd"/>
        <w:r>
          <w:rPr>
            <w:rFonts w:ascii="Courier New" w:hAnsi="Courier New" w:cs="Courier New"/>
            <w:sz w:val="22"/>
          </w:rPr>
          <w:t xml:space="preserve"> = 50;</w:t>
        </w:r>
        <w:r>
          <w:rPr>
            <w:rFonts w:ascii="Courier New" w:hAnsi="Courier New" w:cs="Courier New"/>
            <w:sz w:val="22"/>
          </w:rPr>
          <w:tab/>
        </w:r>
        <w:r>
          <w:rPr>
            <w:rFonts w:ascii="Courier New" w:hAnsi="Courier New" w:cs="Courier New"/>
            <w:sz w:val="22"/>
          </w:rPr>
          <w:tab/>
        </w:r>
        <w:r w:rsidRPr="007251A5">
          <w:rPr>
            <w:rFonts w:ascii="Courier New" w:hAnsi="Courier New" w:cs="Courier New"/>
            <w:color w:val="00B050"/>
            <w:sz w:val="22"/>
            <w:rPrChange w:id="1186" w:author="gkumar" w:date="2015-06-08T09:45:00Z">
              <w:rPr>
                <w:rFonts w:ascii="Courier New" w:hAnsi="Courier New" w:cs="Courier New"/>
                <w:sz w:val="22"/>
              </w:rPr>
            </w:rPrChange>
          </w:rPr>
          <w:t xml:space="preserve"># 1 = </w:t>
        </w:r>
        <w:proofErr w:type="spellStart"/>
        <w:r w:rsidRPr="007251A5">
          <w:rPr>
            <w:rFonts w:ascii="Courier New" w:hAnsi="Courier New" w:cs="Courier New"/>
            <w:color w:val="00B050"/>
            <w:sz w:val="22"/>
            <w:rPrChange w:id="1187" w:author="gkumar" w:date="2015-06-08T09:45:00Z">
              <w:rPr>
                <w:rFonts w:ascii="Courier New" w:hAnsi="Courier New" w:cs="Courier New"/>
                <w:sz w:val="22"/>
              </w:rPr>
            </w:rPrChange>
          </w:rPr>
          <w:t>approx</w:t>
        </w:r>
        <w:proofErr w:type="spellEnd"/>
        <w:r w:rsidRPr="007251A5">
          <w:rPr>
            <w:rFonts w:ascii="Courier New" w:hAnsi="Courier New" w:cs="Courier New"/>
            <w:color w:val="00B050"/>
            <w:sz w:val="22"/>
            <w:rPrChange w:id="1188" w:author="gkumar" w:date="2015-06-08T09:45:00Z">
              <w:rPr>
                <w:rFonts w:ascii="Courier New" w:hAnsi="Courier New" w:cs="Courier New"/>
                <w:sz w:val="22"/>
              </w:rPr>
            </w:rPrChange>
          </w:rPr>
          <w:t xml:space="preserve"> 10ms </w:t>
        </w:r>
        <w:proofErr w:type="spellStart"/>
        <w:r w:rsidRPr="007251A5">
          <w:rPr>
            <w:rFonts w:ascii="Courier New" w:hAnsi="Courier New" w:cs="Courier New"/>
            <w:color w:val="00B050"/>
            <w:sz w:val="22"/>
            <w:rPrChange w:id="1189" w:author="gkumar" w:date="2015-06-08T09:45:00Z">
              <w:rPr>
                <w:rFonts w:ascii="Courier New" w:hAnsi="Courier New" w:cs="Courier New"/>
                <w:sz w:val="22"/>
              </w:rPr>
            </w:rPrChange>
          </w:rPr>
          <w:t>timout</w:t>
        </w:r>
        <w:proofErr w:type="spellEnd"/>
        <w:r w:rsidRPr="007251A5">
          <w:rPr>
            <w:rFonts w:ascii="Courier New" w:hAnsi="Courier New" w:cs="Courier New"/>
            <w:color w:val="00B050"/>
            <w:sz w:val="22"/>
            <w:rPrChange w:id="1190" w:author="gkumar" w:date="2015-06-08T09:45:00Z">
              <w:rPr>
                <w:rFonts w:ascii="Courier New" w:hAnsi="Courier New" w:cs="Courier New"/>
                <w:sz w:val="22"/>
              </w:rPr>
            </w:rPrChange>
          </w:rPr>
          <w:t xml:space="preserve"> delay</w:t>
        </w:r>
      </w:ins>
    </w:p>
    <w:p w:rsidR="0066373C" w:rsidRDefault="0066373C" w:rsidP="0066373C">
      <w:pPr>
        <w:autoSpaceDE w:val="0"/>
        <w:autoSpaceDN w:val="0"/>
        <w:adjustRightInd w:val="0"/>
        <w:spacing w:after="0" w:line="240" w:lineRule="auto"/>
        <w:rPr>
          <w:ins w:id="1191" w:author="gkumar" w:date="2015-06-08T09:43:00Z"/>
          <w:rFonts w:ascii="Courier New" w:hAnsi="Courier New" w:cs="Courier New"/>
          <w:sz w:val="22"/>
        </w:rPr>
      </w:pPr>
    </w:p>
    <w:p w:rsidR="0066373C" w:rsidRDefault="0066373C" w:rsidP="0066373C">
      <w:pPr>
        <w:autoSpaceDE w:val="0"/>
        <w:autoSpaceDN w:val="0"/>
        <w:adjustRightInd w:val="0"/>
        <w:spacing w:after="0" w:line="240" w:lineRule="auto"/>
        <w:rPr>
          <w:ins w:id="1192" w:author="gkumar" w:date="2015-06-08T09:43:00Z"/>
          <w:rFonts w:ascii="Courier New" w:hAnsi="Courier New" w:cs="Courier New"/>
          <w:sz w:val="22"/>
        </w:rPr>
      </w:pPr>
      <w:ins w:id="1193" w:author="gkumar" w:date="2015-06-08T09:43:00Z">
        <w:r>
          <w:rPr>
            <w:rFonts w:ascii="Courier New" w:hAnsi="Courier New" w:cs="Courier New"/>
            <w:sz w:val="22"/>
          </w:rPr>
          <w:tab/>
        </w:r>
        <w:proofErr w:type="gramStart"/>
        <w:r>
          <w:rPr>
            <w:rFonts w:ascii="Courier New" w:hAnsi="Courier New" w:cs="Courier New"/>
            <w:sz w:val="22"/>
          </w:rPr>
          <w:t>if</w:t>
        </w:r>
        <w:proofErr w:type="gramEnd"/>
        <w:r>
          <w:rPr>
            <w:rFonts w:ascii="Courier New" w:hAnsi="Courier New" w:cs="Courier New"/>
            <w:sz w:val="22"/>
          </w:rPr>
          <w:t xml:space="preserve"> ($</w:t>
        </w:r>
        <w:proofErr w:type="spellStart"/>
        <w:r>
          <w:rPr>
            <w:rFonts w:ascii="Courier New" w:hAnsi="Courier New" w:cs="Courier New"/>
            <w:sz w:val="22"/>
          </w:rPr>
          <w:t>LogText</w:t>
        </w:r>
        <w:proofErr w:type="spellEnd"/>
        <w:r>
          <w:rPr>
            <w:rFonts w:ascii="Courier New" w:hAnsi="Courier New" w:cs="Courier New"/>
            <w:sz w:val="22"/>
          </w:rPr>
          <w:t>) {</w:t>
        </w:r>
      </w:ins>
    </w:p>
    <w:p w:rsidR="0066373C" w:rsidRDefault="0066373C" w:rsidP="0066373C">
      <w:pPr>
        <w:autoSpaceDE w:val="0"/>
        <w:autoSpaceDN w:val="0"/>
        <w:adjustRightInd w:val="0"/>
        <w:spacing w:after="0" w:line="240" w:lineRule="auto"/>
        <w:rPr>
          <w:ins w:id="1194" w:author="gkumar" w:date="2015-06-08T09:43:00Z"/>
          <w:rFonts w:ascii="Courier New" w:hAnsi="Courier New" w:cs="Courier New"/>
          <w:sz w:val="22"/>
        </w:rPr>
      </w:pPr>
      <w:ins w:id="1195" w:author="gkumar" w:date="2015-06-08T09:43:00Z">
        <w:r>
          <w:rPr>
            <w:rFonts w:ascii="Courier New" w:hAnsi="Courier New" w:cs="Courier New"/>
            <w:sz w:val="22"/>
          </w:rPr>
          <w:tab/>
        </w:r>
        <w:r w:rsidRPr="007251A5">
          <w:rPr>
            <w:rFonts w:ascii="Courier New" w:hAnsi="Courier New" w:cs="Courier New"/>
            <w:color w:val="00B050"/>
            <w:sz w:val="22"/>
            <w:rPrChange w:id="1196" w:author="gkumar" w:date="2015-06-08T09:45:00Z">
              <w:rPr>
                <w:rFonts w:ascii="Courier New" w:hAnsi="Courier New" w:cs="Courier New"/>
                <w:sz w:val="22"/>
              </w:rPr>
            </w:rPrChange>
          </w:rPr>
          <w:t># Print out the command for logging</w:t>
        </w:r>
      </w:ins>
    </w:p>
    <w:p w:rsidR="0066373C" w:rsidRDefault="0066373C" w:rsidP="0066373C">
      <w:pPr>
        <w:autoSpaceDE w:val="0"/>
        <w:autoSpaceDN w:val="0"/>
        <w:adjustRightInd w:val="0"/>
        <w:spacing w:after="0" w:line="240" w:lineRule="auto"/>
        <w:rPr>
          <w:ins w:id="1197" w:author="gkumar" w:date="2015-06-08T09:43:00Z"/>
          <w:rFonts w:ascii="Courier New" w:hAnsi="Courier New" w:cs="Courier New"/>
          <w:sz w:val="22"/>
        </w:rPr>
      </w:pPr>
      <w:ins w:id="1198" w:author="gkumar" w:date="2015-06-08T09:43:00Z">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w:t>
        </w:r>
        <w:proofErr w:type="gramEnd"/>
        <w:r>
          <w:rPr>
            <w:rFonts w:ascii="Courier New" w:hAnsi="Courier New" w:cs="Courier New"/>
            <w:sz w:val="22"/>
          </w:rPr>
          <w:t xml:space="preserve"> $Command . "\n";</w:t>
        </w:r>
      </w:ins>
    </w:p>
    <w:p w:rsidR="0066373C" w:rsidRDefault="0066373C" w:rsidP="0066373C">
      <w:pPr>
        <w:autoSpaceDE w:val="0"/>
        <w:autoSpaceDN w:val="0"/>
        <w:adjustRightInd w:val="0"/>
        <w:spacing w:after="0" w:line="240" w:lineRule="auto"/>
        <w:rPr>
          <w:ins w:id="1199" w:author="gkumar" w:date="2015-06-08T09:43:00Z"/>
          <w:rFonts w:ascii="Courier New" w:hAnsi="Courier New" w:cs="Courier New"/>
          <w:sz w:val="22"/>
        </w:rPr>
      </w:pPr>
      <w:ins w:id="1200" w:author="gkumar" w:date="2015-06-08T09:43:00Z">
        <w:r>
          <w:rPr>
            <w:rFonts w:ascii="Courier New" w:hAnsi="Courier New" w:cs="Courier New"/>
            <w:sz w:val="22"/>
          </w:rPr>
          <w:tab/>
          <w:t>}</w:t>
        </w:r>
      </w:ins>
    </w:p>
    <w:p w:rsidR="0066373C" w:rsidRDefault="0066373C" w:rsidP="0066373C">
      <w:pPr>
        <w:autoSpaceDE w:val="0"/>
        <w:autoSpaceDN w:val="0"/>
        <w:adjustRightInd w:val="0"/>
        <w:spacing w:after="0" w:line="240" w:lineRule="auto"/>
        <w:rPr>
          <w:ins w:id="1201" w:author="gkumar" w:date="2015-06-08T09:43:00Z"/>
          <w:rFonts w:ascii="Courier New" w:hAnsi="Courier New" w:cs="Courier New"/>
          <w:sz w:val="22"/>
        </w:rPr>
      </w:pPr>
    </w:p>
    <w:p w:rsidR="0066373C" w:rsidRDefault="0066373C" w:rsidP="0066373C">
      <w:pPr>
        <w:autoSpaceDE w:val="0"/>
        <w:autoSpaceDN w:val="0"/>
        <w:adjustRightInd w:val="0"/>
        <w:spacing w:after="0" w:line="240" w:lineRule="auto"/>
        <w:rPr>
          <w:ins w:id="1202" w:author="gkumar" w:date="2015-06-08T09:43:00Z"/>
          <w:rFonts w:ascii="Courier New" w:hAnsi="Courier New" w:cs="Courier New"/>
          <w:sz w:val="22"/>
        </w:rPr>
      </w:pPr>
      <w:ins w:id="1203" w:author="gkumar" w:date="2015-06-08T09:43:00Z">
        <w:r>
          <w:rPr>
            <w:rFonts w:ascii="Courier New" w:hAnsi="Courier New" w:cs="Courier New"/>
            <w:sz w:val="22"/>
          </w:rPr>
          <w:tab/>
        </w:r>
        <w:r w:rsidRPr="007251A5">
          <w:rPr>
            <w:rFonts w:ascii="Courier New" w:hAnsi="Courier New" w:cs="Courier New"/>
            <w:color w:val="00B050"/>
            <w:sz w:val="22"/>
            <w:rPrChange w:id="1204" w:author="gkumar" w:date="2015-06-08T09:45:00Z">
              <w:rPr>
                <w:rFonts w:ascii="Courier New" w:hAnsi="Courier New" w:cs="Courier New"/>
                <w:sz w:val="22"/>
              </w:rPr>
            </w:rPrChange>
          </w:rPr>
          <w:t># Write the command to the serial port</w:t>
        </w:r>
      </w:ins>
    </w:p>
    <w:p w:rsidR="0066373C" w:rsidRDefault="0066373C" w:rsidP="0066373C">
      <w:pPr>
        <w:autoSpaceDE w:val="0"/>
        <w:autoSpaceDN w:val="0"/>
        <w:adjustRightInd w:val="0"/>
        <w:spacing w:after="0" w:line="240" w:lineRule="auto"/>
        <w:rPr>
          <w:ins w:id="1205" w:author="gkumar" w:date="2015-06-08T09:43:00Z"/>
          <w:rFonts w:ascii="Courier New" w:hAnsi="Courier New" w:cs="Courier New"/>
          <w:sz w:val="22"/>
        </w:rPr>
      </w:pPr>
      <w:ins w:id="1206" w:author="gkumar" w:date="2015-06-08T09:43:00Z">
        <w:r>
          <w:rPr>
            <w:rFonts w:ascii="Courier New" w:hAnsi="Courier New" w:cs="Courier New"/>
            <w:sz w:val="22"/>
          </w:rPr>
          <w:lastRenderedPageBreak/>
          <w:tab/>
          <w:t>$Connection-&gt;</w:t>
        </w:r>
        <w:proofErr w:type="gramStart"/>
        <w:r>
          <w:rPr>
            <w:rFonts w:ascii="Courier New" w:hAnsi="Courier New" w:cs="Courier New"/>
            <w:sz w:val="22"/>
          </w:rPr>
          <w:t>write(</w:t>
        </w:r>
        <w:proofErr w:type="gramEnd"/>
        <w:r>
          <w:rPr>
            <w:rFonts w:ascii="Courier New" w:hAnsi="Courier New" w:cs="Courier New"/>
            <w:sz w:val="22"/>
          </w:rPr>
          <w:t>$Command . "\r");</w:t>
        </w:r>
      </w:ins>
    </w:p>
    <w:p w:rsidR="0066373C" w:rsidRDefault="0066373C" w:rsidP="0066373C">
      <w:pPr>
        <w:autoSpaceDE w:val="0"/>
        <w:autoSpaceDN w:val="0"/>
        <w:adjustRightInd w:val="0"/>
        <w:spacing w:after="0" w:line="240" w:lineRule="auto"/>
        <w:rPr>
          <w:ins w:id="1207" w:author="gkumar" w:date="2015-06-08T09:43:00Z"/>
          <w:rFonts w:ascii="Courier New" w:hAnsi="Courier New" w:cs="Courier New"/>
          <w:sz w:val="22"/>
        </w:rPr>
      </w:pPr>
    </w:p>
    <w:p w:rsidR="0066373C" w:rsidRPr="007251A5" w:rsidRDefault="0066373C" w:rsidP="0066373C">
      <w:pPr>
        <w:autoSpaceDE w:val="0"/>
        <w:autoSpaceDN w:val="0"/>
        <w:adjustRightInd w:val="0"/>
        <w:spacing w:after="0" w:line="240" w:lineRule="auto"/>
        <w:rPr>
          <w:ins w:id="1208" w:author="gkumar" w:date="2015-06-08T09:43:00Z"/>
          <w:rFonts w:ascii="Courier New" w:hAnsi="Courier New" w:cs="Courier New"/>
          <w:color w:val="00B050"/>
          <w:sz w:val="22"/>
          <w:rPrChange w:id="1209" w:author="gkumar" w:date="2015-06-08T09:45:00Z">
            <w:rPr>
              <w:ins w:id="1210" w:author="gkumar" w:date="2015-06-08T09:43:00Z"/>
              <w:rFonts w:ascii="Courier New" w:hAnsi="Courier New" w:cs="Courier New"/>
              <w:sz w:val="22"/>
            </w:rPr>
          </w:rPrChange>
        </w:rPr>
      </w:pPr>
      <w:ins w:id="1211" w:author="gkumar" w:date="2015-06-08T09:43:00Z">
        <w:r>
          <w:rPr>
            <w:rFonts w:ascii="Courier New" w:hAnsi="Courier New" w:cs="Courier New"/>
            <w:sz w:val="22"/>
          </w:rPr>
          <w:tab/>
        </w:r>
        <w:r w:rsidRPr="007251A5">
          <w:rPr>
            <w:rFonts w:ascii="Courier New" w:hAnsi="Courier New" w:cs="Courier New"/>
            <w:color w:val="00B050"/>
            <w:sz w:val="22"/>
            <w:rPrChange w:id="1212" w:author="gkumar" w:date="2015-06-08T09:45:00Z">
              <w:rPr>
                <w:rFonts w:ascii="Courier New" w:hAnsi="Courier New" w:cs="Courier New"/>
                <w:sz w:val="22"/>
              </w:rPr>
            </w:rPrChange>
          </w:rPr>
          <w:t># Discard any echoed characters of the command</w:t>
        </w:r>
      </w:ins>
    </w:p>
    <w:p w:rsidR="0066373C" w:rsidRPr="007251A5" w:rsidRDefault="0066373C" w:rsidP="0066373C">
      <w:pPr>
        <w:autoSpaceDE w:val="0"/>
        <w:autoSpaceDN w:val="0"/>
        <w:adjustRightInd w:val="0"/>
        <w:spacing w:after="0" w:line="240" w:lineRule="auto"/>
        <w:rPr>
          <w:ins w:id="1213" w:author="gkumar" w:date="2015-06-08T09:43:00Z"/>
          <w:rFonts w:ascii="Courier New" w:hAnsi="Courier New" w:cs="Courier New"/>
          <w:color w:val="00B050"/>
          <w:sz w:val="22"/>
          <w:rPrChange w:id="1214" w:author="gkumar" w:date="2015-06-08T09:45:00Z">
            <w:rPr>
              <w:ins w:id="1215" w:author="gkumar" w:date="2015-06-08T09:43:00Z"/>
              <w:rFonts w:ascii="Courier New" w:hAnsi="Courier New" w:cs="Courier New"/>
              <w:sz w:val="22"/>
            </w:rPr>
          </w:rPrChange>
        </w:rPr>
      </w:pPr>
      <w:ins w:id="1216" w:author="gkumar" w:date="2015-06-08T09:43:00Z">
        <w:r w:rsidRPr="007251A5">
          <w:rPr>
            <w:rFonts w:ascii="Courier New" w:hAnsi="Courier New" w:cs="Courier New"/>
            <w:color w:val="00B050"/>
            <w:sz w:val="22"/>
            <w:rPrChange w:id="1217" w:author="gkumar" w:date="2015-06-08T09:45:00Z">
              <w:rPr>
                <w:rFonts w:ascii="Courier New" w:hAnsi="Courier New" w:cs="Courier New"/>
                <w:sz w:val="22"/>
              </w:rPr>
            </w:rPrChange>
          </w:rPr>
          <w:tab/>
          <w:t xml:space="preserve"># </w:t>
        </w:r>
        <w:proofErr w:type="gramStart"/>
        <w:r w:rsidRPr="007251A5">
          <w:rPr>
            <w:rFonts w:ascii="Courier New" w:hAnsi="Courier New" w:cs="Courier New"/>
            <w:color w:val="00B050"/>
            <w:sz w:val="22"/>
            <w:rPrChange w:id="1218" w:author="gkumar" w:date="2015-06-08T09:45:00Z">
              <w:rPr>
                <w:rFonts w:ascii="Courier New" w:hAnsi="Courier New" w:cs="Courier New"/>
                <w:sz w:val="22"/>
              </w:rPr>
            </w:rPrChange>
          </w:rPr>
          <w:t>By</w:t>
        </w:r>
        <w:proofErr w:type="gramEnd"/>
        <w:r w:rsidRPr="007251A5">
          <w:rPr>
            <w:rFonts w:ascii="Courier New" w:hAnsi="Courier New" w:cs="Courier New"/>
            <w:color w:val="00B050"/>
            <w:sz w:val="22"/>
            <w:rPrChange w:id="1219" w:author="gkumar" w:date="2015-06-08T09:45:00Z">
              <w:rPr>
                <w:rFonts w:ascii="Courier New" w:hAnsi="Courier New" w:cs="Courier New"/>
                <w:sz w:val="22"/>
              </w:rPr>
            </w:rPrChange>
          </w:rPr>
          <w:t xml:space="preserve"> waiting for the &lt;CR&gt;&lt;LF&gt; return at the end of the command echo</w:t>
        </w:r>
      </w:ins>
    </w:p>
    <w:p w:rsidR="0066373C" w:rsidRDefault="0066373C" w:rsidP="0066373C">
      <w:pPr>
        <w:autoSpaceDE w:val="0"/>
        <w:autoSpaceDN w:val="0"/>
        <w:adjustRightInd w:val="0"/>
        <w:spacing w:after="0" w:line="240" w:lineRule="auto"/>
        <w:rPr>
          <w:ins w:id="1220" w:author="gkumar" w:date="2015-06-08T09:43:00Z"/>
          <w:rFonts w:ascii="Courier New" w:hAnsi="Courier New" w:cs="Courier New"/>
          <w:sz w:val="22"/>
        </w:rPr>
      </w:pPr>
      <w:ins w:id="1221" w:author="gkumar" w:date="2015-06-08T09:43:00Z">
        <w:r>
          <w:rPr>
            <w:rFonts w:ascii="Courier New" w:hAnsi="Courier New" w:cs="Courier New"/>
            <w:sz w:val="22"/>
          </w:rPr>
          <w:tab/>
        </w:r>
        <w:proofErr w:type="gramStart"/>
        <w:r>
          <w:rPr>
            <w:rFonts w:ascii="Courier New" w:hAnsi="Courier New" w:cs="Courier New"/>
            <w:sz w:val="22"/>
          </w:rPr>
          <w:t>if</w:t>
        </w:r>
        <w:proofErr w:type="gramEnd"/>
        <w:r>
          <w:rPr>
            <w:rFonts w:ascii="Courier New" w:hAnsi="Courier New" w:cs="Courier New"/>
            <w:sz w:val="22"/>
          </w:rPr>
          <w:t xml:space="preserve"> ($</w:t>
        </w:r>
        <w:proofErr w:type="spellStart"/>
        <w:r>
          <w:rPr>
            <w:rFonts w:ascii="Courier New" w:hAnsi="Courier New" w:cs="Courier New"/>
            <w:sz w:val="22"/>
          </w:rPr>
          <w:t>ScriptMode</w:t>
        </w:r>
        <w:proofErr w:type="spellEnd"/>
        <w:r>
          <w:rPr>
            <w:rFonts w:ascii="Courier New" w:hAnsi="Courier New" w:cs="Courier New"/>
            <w:sz w:val="22"/>
          </w:rPr>
          <w:t>) {</w:t>
        </w:r>
      </w:ins>
    </w:p>
    <w:p w:rsidR="0066373C" w:rsidRDefault="0066373C" w:rsidP="0066373C">
      <w:pPr>
        <w:autoSpaceDE w:val="0"/>
        <w:autoSpaceDN w:val="0"/>
        <w:adjustRightInd w:val="0"/>
        <w:spacing w:after="0" w:line="240" w:lineRule="auto"/>
        <w:rPr>
          <w:ins w:id="1222" w:author="gkumar" w:date="2015-06-08T09:43:00Z"/>
          <w:rFonts w:ascii="Courier New" w:hAnsi="Courier New" w:cs="Courier New"/>
          <w:sz w:val="22"/>
        </w:rPr>
      </w:pPr>
      <w:ins w:id="1223" w:author="gkumar" w:date="2015-06-08T09:43:00Z">
        <w:r>
          <w:rPr>
            <w:rFonts w:ascii="Courier New" w:hAnsi="Courier New" w:cs="Courier New"/>
            <w:sz w:val="22"/>
          </w:rPr>
          <w:tab/>
        </w:r>
        <w:r>
          <w:rPr>
            <w:rFonts w:ascii="Courier New" w:hAnsi="Courier New" w:cs="Courier New"/>
            <w:sz w:val="22"/>
          </w:rPr>
          <w:tab/>
          <w:t>$Connection-&gt;</w:t>
        </w:r>
        <w:proofErr w:type="spellStart"/>
        <w:r>
          <w:rPr>
            <w:rFonts w:ascii="Courier New" w:hAnsi="Courier New" w:cs="Courier New"/>
            <w:sz w:val="22"/>
          </w:rPr>
          <w:t>are_match</w:t>
        </w:r>
        <w:proofErr w:type="spellEnd"/>
        <w:r>
          <w:rPr>
            <w:rFonts w:ascii="Courier New" w:hAnsi="Courier New" w:cs="Courier New"/>
            <w:sz w:val="22"/>
          </w:rPr>
          <w:t xml:space="preserve"> ("\n");</w:t>
        </w:r>
        <w:r>
          <w:rPr>
            <w:rFonts w:ascii="Courier New" w:hAnsi="Courier New" w:cs="Courier New"/>
            <w:sz w:val="22"/>
          </w:rPr>
          <w:tab/>
        </w:r>
      </w:ins>
    </w:p>
    <w:p w:rsidR="0066373C" w:rsidRDefault="0066373C" w:rsidP="0066373C">
      <w:pPr>
        <w:autoSpaceDE w:val="0"/>
        <w:autoSpaceDN w:val="0"/>
        <w:adjustRightInd w:val="0"/>
        <w:spacing w:after="0" w:line="240" w:lineRule="auto"/>
        <w:rPr>
          <w:ins w:id="1224" w:author="gkumar" w:date="2015-06-08T09:43:00Z"/>
          <w:rFonts w:ascii="Courier New" w:hAnsi="Courier New" w:cs="Courier New"/>
          <w:sz w:val="22"/>
        </w:rPr>
      </w:pPr>
      <w:ins w:id="1225" w:author="gkumar" w:date="2015-06-08T09:43:00Z">
        <w:r>
          <w:rPr>
            <w:rFonts w:ascii="Courier New" w:hAnsi="Courier New" w:cs="Courier New"/>
            <w:sz w:val="22"/>
          </w:rPr>
          <w:tab/>
          <w:t>}</w:t>
        </w:r>
      </w:ins>
    </w:p>
    <w:p w:rsidR="0066373C" w:rsidRDefault="0066373C" w:rsidP="0066373C">
      <w:pPr>
        <w:autoSpaceDE w:val="0"/>
        <w:autoSpaceDN w:val="0"/>
        <w:adjustRightInd w:val="0"/>
        <w:spacing w:after="0" w:line="240" w:lineRule="auto"/>
        <w:rPr>
          <w:ins w:id="1226" w:author="gkumar" w:date="2015-06-08T09:43:00Z"/>
          <w:rFonts w:ascii="Courier New" w:hAnsi="Courier New" w:cs="Courier New"/>
          <w:sz w:val="22"/>
        </w:rPr>
      </w:pPr>
      <w:ins w:id="1227" w:author="gkumar" w:date="2015-06-08T09:43:00Z">
        <w:r>
          <w:rPr>
            <w:rFonts w:ascii="Courier New" w:hAnsi="Courier New" w:cs="Courier New"/>
            <w:sz w:val="22"/>
          </w:rPr>
          <w:tab/>
        </w:r>
        <w:proofErr w:type="gramStart"/>
        <w:r>
          <w:rPr>
            <w:rFonts w:ascii="Courier New" w:hAnsi="Courier New" w:cs="Courier New"/>
            <w:sz w:val="22"/>
          </w:rPr>
          <w:t>else</w:t>
        </w:r>
        <w:proofErr w:type="gramEnd"/>
        <w:r>
          <w:rPr>
            <w:rFonts w:ascii="Courier New" w:hAnsi="Courier New" w:cs="Courier New"/>
            <w:sz w:val="22"/>
          </w:rPr>
          <w:t xml:space="preserve"> {</w:t>
        </w:r>
      </w:ins>
    </w:p>
    <w:p w:rsidR="0066373C" w:rsidRDefault="0066373C" w:rsidP="0066373C">
      <w:pPr>
        <w:autoSpaceDE w:val="0"/>
        <w:autoSpaceDN w:val="0"/>
        <w:adjustRightInd w:val="0"/>
        <w:spacing w:after="0" w:line="240" w:lineRule="auto"/>
        <w:rPr>
          <w:ins w:id="1228" w:author="gkumar" w:date="2015-06-08T09:43:00Z"/>
          <w:rFonts w:ascii="Courier New" w:hAnsi="Courier New" w:cs="Courier New"/>
          <w:sz w:val="22"/>
        </w:rPr>
      </w:pPr>
      <w:ins w:id="1229" w:author="gkumar" w:date="2015-06-08T09:43:00Z">
        <w:r>
          <w:rPr>
            <w:rFonts w:ascii="Courier New" w:hAnsi="Courier New" w:cs="Courier New"/>
            <w:sz w:val="22"/>
          </w:rPr>
          <w:tab/>
        </w:r>
        <w:r>
          <w:rPr>
            <w:rFonts w:ascii="Courier New" w:hAnsi="Courier New" w:cs="Courier New"/>
            <w:sz w:val="22"/>
          </w:rPr>
          <w:tab/>
          <w:t>$Connection-&gt;</w:t>
        </w:r>
        <w:proofErr w:type="spellStart"/>
        <w:r>
          <w:rPr>
            <w:rFonts w:ascii="Courier New" w:hAnsi="Courier New" w:cs="Courier New"/>
            <w:sz w:val="22"/>
          </w:rPr>
          <w:t>are_match</w:t>
        </w:r>
        <w:proofErr w:type="spellEnd"/>
        <w:r>
          <w:rPr>
            <w:rFonts w:ascii="Courier New" w:hAnsi="Courier New" w:cs="Courier New"/>
            <w:sz w:val="22"/>
          </w:rPr>
          <w:t xml:space="preserve"> ("\r\n");</w:t>
        </w:r>
        <w:r>
          <w:rPr>
            <w:rFonts w:ascii="Courier New" w:hAnsi="Courier New" w:cs="Courier New"/>
            <w:sz w:val="22"/>
          </w:rPr>
          <w:tab/>
        </w:r>
      </w:ins>
    </w:p>
    <w:p w:rsidR="0066373C" w:rsidRDefault="0066373C" w:rsidP="0066373C">
      <w:pPr>
        <w:autoSpaceDE w:val="0"/>
        <w:autoSpaceDN w:val="0"/>
        <w:adjustRightInd w:val="0"/>
        <w:spacing w:after="0" w:line="240" w:lineRule="auto"/>
        <w:rPr>
          <w:ins w:id="1230" w:author="gkumar" w:date="2015-06-08T09:43:00Z"/>
          <w:rFonts w:ascii="Courier New" w:hAnsi="Courier New" w:cs="Courier New"/>
          <w:sz w:val="22"/>
        </w:rPr>
      </w:pPr>
      <w:ins w:id="1231" w:author="gkumar" w:date="2015-06-08T09:43:00Z">
        <w:r>
          <w:rPr>
            <w:rFonts w:ascii="Courier New" w:hAnsi="Courier New" w:cs="Courier New"/>
            <w:sz w:val="22"/>
          </w:rPr>
          <w:tab/>
          <w:t>}</w:t>
        </w:r>
      </w:ins>
    </w:p>
    <w:p w:rsidR="0066373C" w:rsidRDefault="0066373C" w:rsidP="0066373C">
      <w:pPr>
        <w:autoSpaceDE w:val="0"/>
        <w:autoSpaceDN w:val="0"/>
        <w:adjustRightInd w:val="0"/>
        <w:spacing w:after="0" w:line="240" w:lineRule="auto"/>
        <w:rPr>
          <w:ins w:id="1232" w:author="gkumar" w:date="2015-06-08T09:43:00Z"/>
          <w:rFonts w:ascii="Courier New" w:hAnsi="Courier New" w:cs="Courier New"/>
          <w:sz w:val="22"/>
        </w:rPr>
      </w:pPr>
      <w:ins w:id="1233" w:author="gkumar" w:date="2015-06-08T09:43:00Z">
        <w:r>
          <w:rPr>
            <w:rFonts w:ascii="Courier New" w:hAnsi="Courier New" w:cs="Courier New"/>
            <w:sz w:val="22"/>
          </w:rPr>
          <w:tab/>
        </w:r>
        <w:proofErr w:type="gramStart"/>
        <w:r>
          <w:rPr>
            <w:rFonts w:ascii="Courier New" w:hAnsi="Courier New" w:cs="Courier New"/>
            <w:sz w:val="22"/>
          </w:rPr>
          <w:t>until</w:t>
        </w:r>
        <w:proofErr w:type="gramEnd"/>
        <w:r>
          <w:rPr>
            <w:rFonts w:ascii="Courier New" w:hAnsi="Courier New" w:cs="Courier New"/>
            <w:sz w:val="22"/>
          </w:rPr>
          <w:t xml:space="preserve"> ("" ne $Section || $Timeout &gt; $</w:t>
        </w:r>
        <w:proofErr w:type="spellStart"/>
        <w:r>
          <w:rPr>
            <w:rFonts w:ascii="Courier New" w:hAnsi="Courier New" w:cs="Courier New"/>
            <w:sz w:val="22"/>
          </w:rPr>
          <w:t>TimeoutLimit</w:t>
        </w:r>
        <w:proofErr w:type="spellEnd"/>
        <w:r>
          <w:rPr>
            <w:rFonts w:ascii="Courier New" w:hAnsi="Courier New" w:cs="Courier New"/>
            <w:sz w:val="22"/>
          </w:rPr>
          <w:t>) {</w:t>
        </w:r>
      </w:ins>
    </w:p>
    <w:p w:rsidR="0066373C" w:rsidRDefault="0066373C" w:rsidP="0066373C">
      <w:pPr>
        <w:autoSpaceDE w:val="0"/>
        <w:autoSpaceDN w:val="0"/>
        <w:adjustRightInd w:val="0"/>
        <w:spacing w:after="0" w:line="240" w:lineRule="auto"/>
        <w:rPr>
          <w:ins w:id="1234" w:author="gkumar" w:date="2015-06-08T09:43:00Z"/>
          <w:rFonts w:ascii="Courier New" w:hAnsi="Courier New" w:cs="Courier New"/>
          <w:sz w:val="22"/>
        </w:rPr>
      </w:pPr>
      <w:ins w:id="1235" w:author="gkumar" w:date="2015-06-08T09:43:00Z">
        <w:r>
          <w:rPr>
            <w:rFonts w:ascii="Courier New" w:hAnsi="Courier New" w:cs="Courier New"/>
            <w:sz w:val="22"/>
          </w:rPr>
          <w:tab/>
        </w:r>
        <w:r>
          <w:rPr>
            <w:rFonts w:ascii="Courier New" w:hAnsi="Courier New" w:cs="Courier New"/>
            <w:sz w:val="22"/>
          </w:rPr>
          <w:tab/>
          <w:t># Look for the line feed section</w:t>
        </w:r>
      </w:ins>
    </w:p>
    <w:p w:rsidR="0066373C" w:rsidRDefault="0066373C" w:rsidP="0066373C">
      <w:pPr>
        <w:autoSpaceDE w:val="0"/>
        <w:autoSpaceDN w:val="0"/>
        <w:adjustRightInd w:val="0"/>
        <w:spacing w:after="0" w:line="240" w:lineRule="auto"/>
        <w:rPr>
          <w:ins w:id="1236" w:author="gkumar" w:date="2015-06-08T09:43:00Z"/>
          <w:rFonts w:ascii="Courier New" w:hAnsi="Courier New" w:cs="Courier New"/>
          <w:sz w:val="22"/>
        </w:rPr>
      </w:pPr>
      <w:ins w:id="1237" w:author="gkumar" w:date="2015-06-08T09:43:00Z">
        <w:r>
          <w:rPr>
            <w:rFonts w:ascii="Courier New" w:hAnsi="Courier New" w:cs="Courier New"/>
            <w:sz w:val="22"/>
          </w:rPr>
          <w:tab/>
        </w:r>
        <w:r>
          <w:rPr>
            <w:rFonts w:ascii="Courier New" w:hAnsi="Courier New" w:cs="Courier New"/>
            <w:sz w:val="22"/>
          </w:rPr>
          <w:tab/>
          <w:t>$Section = $Connection-&gt;</w:t>
        </w:r>
        <w:proofErr w:type="spellStart"/>
        <w:r>
          <w:rPr>
            <w:rFonts w:ascii="Courier New" w:hAnsi="Courier New" w:cs="Courier New"/>
            <w:sz w:val="22"/>
          </w:rPr>
          <w:t>lookfor</w:t>
        </w:r>
        <w:proofErr w:type="spellEnd"/>
        <w:r>
          <w:rPr>
            <w:rFonts w:ascii="Courier New" w:hAnsi="Courier New" w:cs="Courier New"/>
            <w:sz w:val="22"/>
          </w:rPr>
          <w:t>;</w:t>
        </w:r>
      </w:ins>
    </w:p>
    <w:p w:rsidR="0066373C" w:rsidRDefault="0066373C" w:rsidP="0066373C">
      <w:pPr>
        <w:autoSpaceDE w:val="0"/>
        <w:autoSpaceDN w:val="0"/>
        <w:adjustRightInd w:val="0"/>
        <w:spacing w:after="0" w:line="240" w:lineRule="auto"/>
        <w:rPr>
          <w:ins w:id="1238" w:author="gkumar" w:date="2015-06-08T09:43:00Z"/>
          <w:rFonts w:ascii="Courier New" w:hAnsi="Courier New" w:cs="Courier New"/>
          <w:sz w:val="22"/>
        </w:rPr>
      </w:pPr>
    </w:p>
    <w:p w:rsidR="0066373C" w:rsidRDefault="0066373C" w:rsidP="0066373C">
      <w:pPr>
        <w:autoSpaceDE w:val="0"/>
        <w:autoSpaceDN w:val="0"/>
        <w:adjustRightInd w:val="0"/>
        <w:spacing w:after="0" w:line="240" w:lineRule="auto"/>
        <w:rPr>
          <w:ins w:id="1239" w:author="gkumar" w:date="2015-06-08T09:43:00Z"/>
          <w:rFonts w:ascii="Courier New" w:hAnsi="Courier New" w:cs="Courier New"/>
          <w:sz w:val="22"/>
        </w:rPr>
      </w:pPr>
      <w:ins w:id="1240" w:author="gkumar" w:date="2015-06-08T09:43:00Z">
        <w:r>
          <w:rPr>
            <w:rFonts w:ascii="Courier New" w:hAnsi="Courier New" w:cs="Courier New"/>
            <w:sz w:val="22"/>
          </w:rPr>
          <w:tab/>
        </w:r>
        <w:r>
          <w:rPr>
            <w:rFonts w:ascii="Courier New" w:hAnsi="Courier New" w:cs="Courier New"/>
            <w:sz w:val="22"/>
          </w:rPr>
          <w:tab/>
          <w:t># Track a 2 second timeout</w:t>
        </w:r>
      </w:ins>
    </w:p>
    <w:p w:rsidR="0066373C" w:rsidRDefault="0066373C" w:rsidP="0066373C">
      <w:pPr>
        <w:autoSpaceDE w:val="0"/>
        <w:autoSpaceDN w:val="0"/>
        <w:adjustRightInd w:val="0"/>
        <w:spacing w:after="0" w:line="240" w:lineRule="auto"/>
        <w:rPr>
          <w:ins w:id="1241" w:author="gkumar" w:date="2015-06-08T09:43:00Z"/>
          <w:rFonts w:ascii="Courier New" w:hAnsi="Courier New" w:cs="Courier New"/>
          <w:sz w:val="22"/>
        </w:rPr>
      </w:pPr>
      <w:ins w:id="1242" w:author="gkumar" w:date="2015-06-08T09:43:00Z">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select(</w:t>
        </w:r>
        <w:proofErr w:type="spellStart"/>
        <w:proofErr w:type="gramEnd"/>
        <w:r>
          <w:rPr>
            <w:rFonts w:ascii="Courier New" w:hAnsi="Courier New" w:cs="Courier New"/>
            <w:sz w:val="22"/>
          </w:rPr>
          <w:t>undef</w:t>
        </w:r>
        <w:proofErr w:type="spellEnd"/>
        <w:r>
          <w:rPr>
            <w:rFonts w:ascii="Courier New" w:hAnsi="Courier New" w:cs="Courier New"/>
            <w:sz w:val="22"/>
          </w:rPr>
          <w:t xml:space="preserve">, </w:t>
        </w:r>
        <w:proofErr w:type="spellStart"/>
        <w:r>
          <w:rPr>
            <w:rFonts w:ascii="Courier New" w:hAnsi="Courier New" w:cs="Courier New"/>
            <w:sz w:val="22"/>
          </w:rPr>
          <w:t>undef</w:t>
        </w:r>
        <w:proofErr w:type="spellEnd"/>
        <w:r>
          <w:rPr>
            <w:rFonts w:ascii="Courier New" w:hAnsi="Courier New" w:cs="Courier New"/>
            <w:sz w:val="22"/>
          </w:rPr>
          <w:t xml:space="preserve">, </w:t>
        </w:r>
        <w:proofErr w:type="spellStart"/>
        <w:r>
          <w:rPr>
            <w:rFonts w:ascii="Courier New" w:hAnsi="Courier New" w:cs="Courier New"/>
            <w:sz w:val="22"/>
          </w:rPr>
          <w:t>undef</w:t>
        </w:r>
        <w:proofErr w:type="spellEnd"/>
        <w:r>
          <w:rPr>
            <w:rFonts w:ascii="Courier New" w:hAnsi="Courier New" w:cs="Courier New"/>
            <w:sz w:val="22"/>
          </w:rPr>
          <w:t>, 0.01);</w:t>
        </w:r>
      </w:ins>
    </w:p>
    <w:p w:rsidR="0066373C" w:rsidRDefault="0066373C" w:rsidP="0066373C">
      <w:pPr>
        <w:autoSpaceDE w:val="0"/>
        <w:autoSpaceDN w:val="0"/>
        <w:adjustRightInd w:val="0"/>
        <w:spacing w:after="0" w:line="240" w:lineRule="auto"/>
        <w:rPr>
          <w:ins w:id="1243" w:author="gkumar" w:date="2015-06-08T09:43:00Z"/>
          <w:rFonts w:ascii="Courier New" w:hAnsi="Courier New" w:cs="Courier New"/>
          <w:sz w:val="22"/>
        </w:rPr>
      </w:pPr>
      <w:ins w:id="1244" w:author="gkumar" w:date="2015-06-08T09:43:00Z">
        <w:r>
          <w:rPr>
            <w:rFonts w:ascii="Courier New" w:hAnsi="Courier New" w:cs="Courier New"/>
            <w:sz w:val="22"/>
          </w:rPr>
          <w:tab/>
        </w:r>
        <w:r>
          <w:rPr>
            <w:rFonts w:ascii="Courier New" w:hAnsi="Courier New" w:cs="Courier New"/>
            <w:sz w:val="22"/>
          </w:rPr>
          <w:tab/>
          <w:t>$Timeout++;</w:t>
        </w:r>
      </w:ins>
    </w:p>
    <w:p w:rsidR="0066373C" w:rsidRDefault="0066373C" w:rsidP="0066373C">
      <w:pPr>
        <w:autoSpaceDE w:val="0"/>
        <w:autoSpaceDN w:val="0"/>
        <w:adjustRightInd w:val="0"/>
        <w:spacing w:after="0" w:line="240" w:lineRule="auto"/>
        <w:rPr>
          <w:ins w:id="1245" w:author="gkumar" w:date="2015-06-08T09:43:00Z"/>
          <w:rFonts w:ascii="Courier New" w:hAnsi="Courier New" w:cs="Courier New"/>
          <w:sz w:val="22"/>
        </w:rPr>
      </w:pPr>
      <w:ins w:id="1246" w:author="gkumar" w:date="2015-06-08T09:43:00Z">
        <w:r>
          <w:rPr>
            <w:rFonts w:ascii="Courier New" w:hAnsi="Courier New" w:cs="Courier New"/>
            <w:sz w:val="22"/>
          </w:rPr>
          <w:tab/>
          <w:t>}</w:t>
        </w:r>
      </w:ins>
    </w:p>
    <w:p w:rsidR="0066373C" w:rsidRDefault="0066373C" w:rsidP="0066373C">
      <w:pPr>
        <w:autoSpaceDE w:val="0"/>
        <w:autoSpaceDN w:val="0"/>
        <w:adjustRightInd w:val="0"/>
        <w:spacing w:after="0" w:line="240" w:lineRule="auto"/>
        <w:rPr>
          <w:ins w:id="1247" w:author="gkumar" w:date="2015-06-08T09:43:00Z"/>
          <w:rFonts w:ascii="Courier New" w:hAnsi="Courier New" w:cs="Courier New"/>
          <w:sz w:val="22"/>
        </w:rPr>
      </w:pPr>
    </w:p>
    <w:p w:rsidR="0066373C" w:rsidRDefault="0066373C" w:rsidP="0066373C">
      <w:pPr>
        <w:autoSpaceDE w:val="0"/>
        <w:autoSpaceDN w:val="0"/>
        <w:adjustRightInd w:val="0"/>
        <w:spacing w:after="0" w:line="240" w:lineRule="auto"/>
        <w:rPr>
          <w:ins w:id="1248" w:author="gkumar" w:date="2015-06-08T09:43:00Z"/>
          <w:rFonts w:ascii="Courier New" w:hAnsi="Courier New" w:cs="Courier New"/>
          <w:sz w:val="22"/>
        </w:rPr>
      </w:pPr>
      <w:ins w:id="1249" w:author="gkumar" w:date="2015-06-08T09:43:00Z">
        <w:r>
          <w:rPr>
            <w:rFonts w:ascii="Courier New" w:hAnsi="Courier New" w:cs="Courier New"/>
            <w:sz w:val="22"/>
          </w:rPr>
          <w:tab/>
        </w:r>
        <w:r w:rsidRPr="007251A5">
          <w:rPr>
            <w:rFonts w:ascii="Courier New" w:hAnsi="Courier New" w:cs="Courier New"/>
            <w:color w:val="00B050"/>
            <w:sz w:val="22"/>
            <w:rPrChange w:id="1250" w:author="gkumar" w:date="2015-06-08T09:45:00Z">
              <w:rPr>
                <w:rFonts w:ascii="Courier New" w:hAnsi="Courier New" w:cs="Courier New"/>
                <w:sz w:val="22"/>
              </w:rPr>
            </w:rPrChange>
          </w:rPr>
          <w:t xml:space="preserve"># </w:t>
        </w:r>
        <w:proofErr w:type="gramStart"/>
        <w:r w:rsidRPr="007251A5">
          <w:rPr>
            <w:rFonts w:ascii="Courier New" w:hAnsi="Courier New" w:cs="Courier New"/>
            <w:color w:val="00B050"/>
            <w:sz w:val="22"/>
            <w:rPrChange w:id="1251" w:author="gkumar" w:date="2015-06-08T09:45:00Z">
              <w:rPr>
                <w:rFonts w:ascii="Courier New" w:hAnsi="Courier New" w:cs="Courier New"/>
                <w:sz w:val="22"/>
              </w:rPr>
            </w:rPrChange>
          </w:rPr>
          <w:t>If</w:t>
        </w:r>
        <w:proofErr w:type="gramEnd"/>
        <w:r w:rsidRPr="007251A5">
          <w:rPr>
            <w:rFonts w:ascii="Courier New" w:hAnsi="Courier New" w:cs="Courier New"/>
            <w:color w:val="00B050"/>
            <w:sz w:val="22"/>
            <w:rPrChange w:id="1252" w:author="gkumar" w:date="2015-06-08T09:45:00Z">
              <w:rPr>
                <w:rFonts w:ascii="Courier New" w:hAnsi="Courier New" w:cs="Courier New"/>
                <w:sz w:val="22"/>
              </w:rPr>
            </w:rPrChange>
          </w:rPr>
          <w:t xml:space="preserve"> the line feed was seen, as expected</w:t>
        </w:r>
      </w:ins>
    </w:p>
    <w:p w:rsidR="0066373C" w:rsidRDefault="0066373C" w:rsidP="0066373C">
      <w:pPr>
        <w:autoSpaceDE w:val="0"/>
        <w:autoSpaceDN w:val="0"/>
        <w:adjustRightInd w:val="0"/>
        <w:spacing w:after="0" w:line="240" w:lineRule="auto"/>
        <w:rPr>
          <w:ins w:id="1253" w:author="gkumar" w:date="2015-06-08T09:43:00Z"/>
          <w:rFonts w:ascii="Courier New" w:hAnsi="Courier New" w:cs="Courier New"/>
          <w:sz w:val="22"/>
        </w:rPr>
      </w:pPr>
      <w:ins w:id="1254" w:author="gkumar" w:date="2015-06-08T09:43:00Z">
        <w:r>
          <w:rPr>
            <w:rFonts w:ascii="Courier New" w:hAnsi="Courier New" w:cs="Courier New"/>
            <w:sz w:val="22"/>
          </w:rPr>
          <w:tab/>
        </w:r>
        <w:proofErr w:type="gramStart"/>
        <w:r>
          <w:rPr>
            <w:rFonts w:ascii="Courier New" w:hAnsi="Courier New" w:cs="Courier New"/>
            <w:sz w:val="22"/>
          </w:rPr>
          <w:t>if</w:t>
        </w:r>
        <w:proofErr w:type="gramEnd"/>
        <w:r>
          <w:rPr>
            <w:rFonts w:ascii="Courier New" w:hAnsi="Courier New" w:cs="Courier New"/>
            <w:sz w:val="22"/>
          </w:rPr>
          <w:t xml:space="preserve"> ($Timeout &lt;= $</w:t>
        </w:r>
        <w:proofErr w:type="spellStart"/>
        <w:r>
          <w:rPr>
            <w:rFonts w:ascii="Courier New" w:hAnsi="Courier New" w:cs="Courier New"/>
            <w:sz w:val="22"/>
          </w:rPr>
          <w:t>TimeoutLimit</w:t>
        </w:r>
        <w:proofErr w:type="spellEnd"/>
        <w:r>
          <w:rPr>
            <w:rFonts w:ascii="Courier New" w:hAnsi="Courier New" w:cs="Courier New"/>
            <w:sz w:val="22"/>
          </w:rPr>
          <w:t>) {</w:t>
        </w:r>
      </w:ins>
    </w:p>
    <w:p w:rsidR="0066373C" w:rsidRDefault="0066373C" w:rsidP="0066373C">
      <w:pPr>
        <w:autoSpaceDE w:val="0"/>
        <w:autoSpaceDN w:val="0"/>
        <w:adjustRightInd w:val="0"/>
        <w:spacing w:after="0" w:line="240" w:lineRule="auto"/>
        <w:rPr>
          <w:ins w:id="1255" w:author="gkumar" w:date="2015-06-08T09:43:00Z"/>
          <w:rFonts w:ascii="Courier New" w:hAnsi="Courier New" w:cs="Courier New"/>
          <w:sz w:val="22"/>
        </w:rPr>
      </w:pPr>
      <w:ins w:id="1256" w:author="gkumar" w:date="2015-06-08T09:43:00Z">
        <w:r>
          <w:rPr>
            <w:rFonts w:ascii="Courier New" w:hAnsi="Courier New" w:cs="Courier New"/>
            <w:sz w:val="22"/>
          </w:rPr>
          <w:tab/>
        </w:r>
        <w:r>
          <w:rPr>
            <w:rFonts w:ascii="Courier New" w:hAnsi="Courier New" w:cs="Courier New"/>
            <w:sz w:val="22"/>
          </w:rPr>
          <w:tab/>
          <w:t>$Connection-&gt;</w:t>
        </w:r>
        <w:proofErr w:type="spellStart"/>
        <w:r>
          <w:rPr>
            <w:rFonts w:ascii="Courier New" w:hAnsi="Courier New" w:cs="Courier New"/>
            <w:sz w:val="22"/>
          </w:rPr>
          <w:t>are_match</w:t>
        </w:r>
        <w:proofErr w:type="spellEnd"/>
        <w:r>
          <w:rPr>
            <w:rFonts w:ascii="Courier New" w:hAnsi="Courier New" w:cs="Courier New"/>
            <w:sz w:val="22"/>
          </w:rPr>
          <w:t xml:space="preserve"> ("&gt;");</w:t>
        </w:r>
      </w:ins>
    </w:p>
    <w:p w:rsidR="0066373C" w:rsidRDefault="0066373C" w:rsidP="0066373C">
      <w:pPr>
        <w:autoSpaceDE w:val="0"/>
        <w:autoSpaceDN w:val="0"/>
        <w:adjustRightInd w:val="0"/>
        <w:spacing w:after="0" w:line="240" w:lineRule="auto"/>
        <w:rPr>
          <w:ins w:id="1257" w:author="gkumar" w:date="2015-06-08T09:43:00Z"/>
          <w:rFonts w:ascii="Courier New" w:hAnsi="Courier New" w:cs="Courier New"/>
          <w:sz w:val="22"/>
        </w:rPr>
      </w:pPr>
      <w:ins w:id="1258" w:author="gkumar" w:date="2015-06-08T09:43:00Z">
        <w:r>
          <w:rPr>
            <w:rFonts w:ascii="Courier New" w:hAnsi="Courier New" w:cs="Courier New"/>
            <w:sz w:val="22"/>
          </w:rPr>
          <w:tab/>
        </w:r>
        <w:r>
          <w:rPr>
            <w:rFonts w:ascii="Courier New" w:hAnsi="Courier New" w:cs="Courier New"/>
            <w:sz w:val="22"/>
          </w:rPr>
          <w:tab/>
          <w:t>$Timeout = 0;</w:t>
        </w:r>
      </w:ins>
    </w:p>
    <w:p w:rsidR="0066373C" w:rsidRDefault="0066373C" w:rsidP="0066373C">
      <w:pPr>
        <w:autoSpaceDE w:val="0"/>
        <w:autoSpaceDN w:val="0"/>
        <w:adjustRightInd w:val="0"/>
        <w:spacing w:after="0" w:line="240" w:lineRule="auto"/>
        <w:rPr>
          <w:ins w:id="1259" w:author="gkumar" w:date="2015-06-08T09:43:00Z"/>
          <w:rFonts w:ascii="Courier New" w:hAnsi="Courier New" w:cs="Courier New"/>
          <w:sz w:val="22"/>
        </w:rPr>
      </w:pPr>
      <w:ins w:id="1260" w:author="gkumar" w:date="2015-06-08T09:43:00Z">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until</w:t>
        </w:r>
        <w:proofErr w:type="gramEnd"/>
        <w:r>
          <w:rPr>
            <w:rFonts w:ascii="Courier New" w:hAnsi="Courier New" w:cs="Courier New"/>
            <w:sz w:val="22"/>
          </w:rPr>
          <w:t xml:space="preserve"> ("" ne $Response || $Timeout &gt; $</w:t>
        </w:r>
        <w:proofErr w:type="spellStart"/>
        <w:r>
          <w:rPr>
            <w:rFonts w:ascii="Courier New" w:hAnsi="Courier New" w:cs="Courier New"/>
            <w:sz w:val="22"/>
          </w:rPr>
          <w:t>TimeoutLimit</w:t>
        </w:r>
        <w:proofErr w:type="spellEnd"/>
        <w:r>
          <w:rPr>
            <w:rFonts w:ascii="Courier New" w:hAnsi="Courier New" w:cs="Courier New"/>
            <w:sz w:val="22"/>
          </w:rPr>
          <w:t>) {</w:t>
        </w:r>
      </w:ins>
    </w:p>
    <w:p w:rsidR="0066373C" w:rsidRDefault="00827549" w:rsidP="0066373C">
      <w:pPr>
        <w:autoSpaceDE w:val="0"/>
        <w:autoSpaceDN w:val="0"/>
        <w:adjustRightInd w:val="0"/>
        <w:spacing w:after="0" w:line="240" w:lineRule="auto"/>
        <w:rPr>
          <w:ins w:id="1261" w:author="gkumar" w:date="2015-06-08T09:43:00Z"/>
          <w:rFonts w:ascii="Courier New" w:hAnsi="Courier New" w:cs="Courier New"/>
          <w:sz w:val="22"/>
        </w:rPr>
      </w:pPr>
      <w:ins w:id="1262" w:author="gkumar" w:date="2015-06-08T09:43:00Z">
        <w:r>
          <w:rPr>
            <w:rFonts w:ascii="Courier New" w:hAnsi="Courier New" w:cs="Courier New"/>
            <w:sz w:val="22"/>
          </w:rPr>
          <w:tab/>
        </w:r>
        <w:r w:rsidR="0066373C" w:rsidRPr="009E13E6">
          <w:rPr>
            <w:rFonts w:ascii="Courier New" w:hAnsi="Courier New" w:cs="Courier New"/>
            <w:color w:val="00B050"/>
            <w:sz w:val="22"/>
            <w:rPrChange w:id="1263" w:author="gkumar" w:date="2015-06-08T09:51:00Z">
              <w:rPr>
                <w:rFonts w:ascii="Courier New" w:hAnsi="Courier New" w:cs="Courier New"/>
                <w:sz w:val="22"/>
              </w:rPr>
            </w:rPrChange>
          </w:rPr>
          <w:t># Look for the cursor</w:t>
        </w:r>
      </w:ins>
    </w:p>
    <w:p w:rsidR="0066373C" w:rsidRDefault="0066373C" w:rsidP="0066373C">
      <w:pPr>
        <w:autoSpaceDE w:val="0"/>
        <w:autoSpaceDN w:val="0"/>
        <w:adjustRightInd w:val="0"/>
        <w:spacing w:after="0" w:line="240" w:lineRule="auto"/>
        <w:rPr>
          <w:ins w:id="1264" w:author="gkumar" w:date="2015-06-08T09:43:00Z"/>
          <w:rFonts w:ascii="Courier New" w:hAnsi="Courier New" w:cs="Courier New"/>
          <w:sz w:val="22"/>
        </w:rPr>
      </w:pPr>
      <w:ins w:id="1265" w:author="gkumar" w:date="2015-06-08T09:43:00Z">
        <w:r>
          <w:rPr>
            <w:rFonts w:ascii="Courier New" w:hAnsi="Courier New" w:cs="Courier New"/>
            <w:sz w:val="22"/>
          </w:rPr>
          <w:tab/>
        </w:r>
        <w:r>
          <w:rPr>
            <w:rFonts w:ascii="Courier New" w:hAnsi="Courier New" w:cs="Courier New"/>
            <w:sz w:val="22"/>
          </w:rPr>
          <w:tab/>
        </w:r>
        <w:r>
          <w:rPr>
            <w:rFonts w:ascii="Courier New" w:hAnsi="Courier New" w:cs="Courier New"/>
            <w:sz w:val="22"/>
          </w:rPr>
          <w:tab/>
          <w:t>$Response = $Connection-&gt;</w:t>
        </w:r>
        <w:proofErr w:type="spellStart"/>
        <w:r>
          <w:rPr>
            <w:rFonts w:ascii="Courier New" w:hAnsi="Courier New" w:cs="Courier New"/>
            <w:sz w:val="22"/>
          </w:rPr>
          <w:t>lookfor</w:t>
        </w:r>
        <w:proofErr w:type="spellEnd"/>
        <w:r>
          <w:rPr>
            <w:rFonts w:ascii="Courier New" w:hAnsi="Courier New" w:cs="Courier New"/>
            <w:sz w:val="22"/>
          </w:rPr>
          <w:t>;</w:t>
        </w:r>
      </w:ins>
    </w:p>
    <w:p w:rsidR="0066373C" w:rsidRDefault="0066373C" w:rsidP="0066373C">
      <w:pPr>
        <w:autoSpaceDE w:val="0"/>
        <w:autoSpaceDN w:val="0"/>
        <w:adjustRightInd w:val="0"/>
        <w:spacing w:after="0" w:line="240" w:lineRule="auto"/>
        <w:rPr>
          <w:ins w:id="1266" w:author="gkumar" w:date="2015-06-08T09:43:00Z"/>
          <w:rFonts w:ascii="Courier New" w:hAnsi="Courier New" w:cs="Courier New"/>
          <w:sz w:val="22"/>
        </w:rPr>
      </w:pPr>
    </w:p>
    <w:p w:rsidR="0066373C" w:rsidRDefault="00827549" w:rsidP="0066373C">
      <w:pPr>
        <w:autoSpaceDE w:val="0"/>
        <w:autoSpaceDN w:val="0"/>
        <w:adjustRightInd w:val="0"/>
        <w:spacing w:after="0" w:line="240" w:lineRule="auto"/>
        <w:rPr>
          <w:ins w:id="1267" w:author="gkumar" w:date="2015-06-08T09:43:00Z"/>
          <w:rFonts w:ascii="Courier New" w:hAnsi="Courier New" w:cs="Courier New"/>
          <w:sz w:val="22"/>
        </w:rPr>
      </w:pPr>
      <w:ins w:id="1268" w:author="gkumar" w:date="2015-06-08T09:43:00Z">
        <w:r>
          <w:rPr>
            <w:rFonts w:ascii="Courier New" w:hAnsi="Courier New" w:cs="Courier New"/>
            <w:sz w:val="22"/>
          </w:rPr>
          <w:tab/>
        </w:r>
        <w:r w:rsidR="0066373C" w:rsidRPr="009E13E6">
          <w:rPr>
            <w:rFonts w:ascii="Courier New" w:hAnsi="Courier New" w:cs="Courier New"/>
            <w:color w:val="00B050"/>
            <w:sz w:val="22"/>
            <w:rPrChange w:id="1269" w:author="gkumar" w:date="2015-06-08T09:51:00Z">
              <w:rPr>
                <w:rFonts w:ascii="Courier New" w:hAnsi="Courier New" w:cs="Courier New"/>
                <w:sz w:val="22"/>
              </w:rPr>
            </w:rPrChange>
          </w:rPr>
          <w:t># Track a 2 second timeout</w:t>
        </w:r>
      </w:ins>
    </w:p>
    <w:p w:rsidR="0066373C" w:rsidRDefault="0066373C" w:rsidP="0066373C">
      <w:pPr>
        <w:autoSpaceDE w:val="0"/>
        <w:autoSpaceDN w:val="0"/>
        <w:adjustRightInd w:val="0"/>
        <w:spacing w:after="0" w:line="240" w:lineRule="auto"/>
        <w:rPr>
          <w:ins w:id="1270" w:author="gkumar" w:date="2015-06-08T09:43:00Z"/>
          <w:rFonts w:ascii="Courier New" w:hAnsi="Courier New" w:cs="Courier New"/>
          <w:sz w:val="22"/>
        </w:rPr>
      </w:pPr>
      <w:ins w:id="1271" w:author="gkumar" w:date="2015-06-08T09:43:00Z">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select(</w:t>
        </w:r>
        <w:proofErr w:type="spellStart"/>
        <w:proofErr w:type="gramEnd"/>
        <w:r>
          <w:rPr>
            <w:rFonts w:ascii="Courier New" w:hAnsi="Courier New" w:cs="Courier New"/>
            <w:sz w:val="22"/>
          </w:rPr>
          <w:t>undef</w:t>
        </w:r>
        <w:proofErr w:type="spellEnd"/>
        <w:r>
          <w:rPr>
            <w:rFonts w:ascii="Courier New" w:hAnsi="Courier New" w:cs="Courier New"/>
            <w:sz w:val="22"/>
          </w:rPr>
          <w:t xml:space="preserve">, </w:t>
        </w:r>
        <w:proofErr w:type="spellStart"/>
        <w:r>
          <w:rPr>
            <w:rFonts w:ascii="Courier New" w:hAnsi="Courier New" w:cs="Courier New"/>
            <w:sz w:val="22"/>
          </w:rPr>
          <w:t>undef</w:t>
        </w:r>
        <w:proofErr w:type="spellEnd"/>
        <w:r>
          <w:rPr>
            <w:rFonts w:ascii="Courier New" w:hAnsi="Courier New" w:cs="Courier New"/>
            <w:sz w:val="22"/>
          </w:rPr>
          <w:t xml:space="preserve">, </w:t>
        </w:r>
        <w:proofErr w:type="spellStart"/>
        <w:r>
          <w:rPr>
            <w:rFonts w:ascii="Courier New" w:hAnsi="Courier New" w:cs="Courier New"/>
            <w:sz w:val="22"/>
          </w:rPr>
          <w:t>undef</w:t>
        </w:r>
        <w:proofErr w:type="spellEnd"/>
        <w:r>
          <w:rPr>
            <w:rFonts w:ascii="Courier New" w:hAnsi="Courier New" w:cs="Courier New"/>
            <w:sz w:val="22"/>
          </w:rPr>
          <w:t>, 0.01);</w:t>
        </w:r>
      </w:ins>
    </w:p>
    <w:p w:rsidR="0066373C" w:rsidRDefault="0066373C" w:rsidP="0066373C">
      <w:pPr>
        <w:autoSpaceDE w:val="0"/>
        <w:autoSpaceDN w:val="0"/>
        <w:adjustRightInd w:val="0"/>
        <w:spacing w:after="0" w:line="240" w:lineRule="auto"/>
        <w:rPr>
          <w:ins w:id="1272" w:author="gkumar" w:date="2015-06-08T09:43:00Z"/>
          <w:rFonts w:ascii="Courier New" w:hAnsi="Courier New" w:cs="Courier New"/>
          <w:sz w:val="22"/>
        </w:rPr>
      </w:pPr>
      <w:ins w:id="1273" w:author="gkumar" w:date="2015-06-08T09:43:00Z">
        <w:r>
          <w:rPr>
            <w:rFonts w:ascii="Courier New" w:hAnsi="Courier New" w:cs="Courier New"/>
            <w:sz w:val="22"/>
          </w:rPr>
          <w:tab/>
        </w:r>
        <w:r>
          <w:rPr>
            <w:rFonts w:ascii="Courier New" w:hAnsi="Courier New" w:cs="Courier New"/>
            <w:sz w:val="22"/>
          </w:rPr>
          <w:tab/>
        </w:r>
        <w:r>
          <w:rPr>
            <w:rFonts w:ascii="Courier New" w:hAnsi="Courier New" w:cs="Courier New"/>
            <w:sz w:val="22"/>
          </w:rPr>
          <w:tab/>
          <w:t>$Timeout++;</w:t>
        </w:r>
      </w:ins>
    </w:p>
    <w:p w:rsidR="0066373C" w:rsidRDefault="0066373C" w:rsidP="0066373C">
      <w:pPr>
        <w:autoSpaceDE w:val="0"/>
        <w:autoSpaceDN w:val="0"/>
        <w:adjustRightInd w:val="0"/>
        <w:spacing w:after="0" w:line="240" w:lineRule="auto"/>
        <w:rPr>
          <w:ins w:id="1274" w:author="gkumar" w:date="2015-06-08T09:43:00Z"/>
          <w:rFonts w:ascii="Courier New" w:hAnsi="Courier New" w:cs="Courier New"/>
          <w:sz w:val="22"/>
        </w:rPr>
      </w:pPr>
      <w:ins w:id="1275" w:author="gkumar" w:date="2015-06-08T09:43:00Z">
        <w:r>
          <w:rPr>
            <w:rFonts w:ascii="Courier New" w:hAnsi="Courier New" w:cs="Courier New"/>
            <w:sz w:val="22"/>
          </w:rPr>
          <w:tab/>
        </w:r>
        <w:r>
          <w:rPr>
            <w:rFonts w:ascii="Courier New" w:hAnsi="Courier New" w:cs="Courier New"/>
            <w:sz w:val="22"/>
          </w:rPr>
          <w:tab/>
          <w:t>}</w:t>
        </w:r>
      </w:ins>
    </w:p>
    <w:p w:rsidR="0066373C" w:rsidRDefault="0066373C" w:rsidP="0066373C">
      <w:pPr>
        <w:autoSpaceDE w:val="0"/>
        <w:autoSpaceDN w:val="0"/>
        <w:adjustRightInd w:val="0"/>
        <w:spacing w:after="0" w:line="240" w:lineRule="auto"/>
        <w:rPr>
          <w:ins w:id="1276" w:author="gkumar" w:date="2015-06-08T09:43:00Z"/>
          <w:rFonts w:ascii="Courier New" w:hAnsi="Courier New" w:cs="Courier New"/>
          <w:sz w:val="22"/>
        </w:rPr>
      </w:pPr>
    </w:p>
    <w:p w:rsidR="0066373C" w:rsidRDefault="0066373C" w:rsidP="0066373C">
      <w:pPr>
        <w:autoSpaceDE w:val="0"/>
        <w:autoSpaceDN w:val="0"/>
        <w:adjustRightInd w:val="0"/>
        <w:spacing w:after="0" w:line="240" w:lineRule="auto"/>
        <w:rPr>
          <w:ins w:id="1277" w:author="gkumar" w:date="2015-06-08T09:43:00Z"/>
          <w:rFonts w:ascii="Courier New" w:hAnsi="Courier New" w:cs="Courier New"/>
          <w:sz w:val="22"/>
        </w:rPr>
      </w:pPr>
      <w:ins w:id="1278" w:author="gkumar" w:date="2015-06-08T09:43:00Z">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if</w:t>
        </w:r>
        <w:proofErr w:type="gramEnd"/>
        <w:r>
          <w:rPr>
            <w:rFonts w:ascii="Courier New" w:hAnsi="Courier New" w:cs="Courier New"/>
            <w:sz w:val="22"/>
          </w:rPr>
          <w:t xml:space="preserve"> ($</w:t>
        </w:r>
        <w:proofErr w:type="spellStart"/>
        <w:r>
          <w:rPr>
            <w:rFonts w:ascii="Courier New" w:hAnsi="Courier New" w:cs="Courier New"/>
            <w:sz w:val="22"/>
          </w:rPr>
          <w:t>LogText</w:t>
        </w:r>
        <w:proofErr w:type="spellEnd"/>
        <w:r>
          <w:rPr>
            <w:rFonts w:ascii="Courier New" w:hAnsi="Courier New" w:cs="Courier New"/>
            <w:sz w:val="22"/>
          </w:rPr>
          <w:t>) {</w:t>
        </w:r>
      </w:ins>
    </w:p>
    <w:p w:rsidR="0066373C" w:rsidRPr="007251A5" w:rsidRDefault="00827549" w:rsidP="0066373C">
      <w:pPr>
        <w:autoSpaceDE w:val="0"/>
        <w:autoSpaceDN w:val="0"/>
        <w:adjustRightInd w:val="0"/>
        <w:spacing w:after="0" w:line="240" w:lineRule="auto"/>
        <w:rPr>
          <w:ins w:id="1279" w:author="gkumar" w:date="2015-06-08T09:43:00Z"/>
          <w:rFonts w:ascii="Courier New" w:hAnsi="Courier New" w:cs="Courier New"/>
          <w:color w:val="00B050"/>
          <w:sz w:val="22"/>
          <w:rPrChange w:id="1280" w:author="gkumar" w:date="2015-06-08T09:46:00Z">
            <w:rPr>
              <w:ins w:id="1281" w:author="gkumar" w:date="2015-06-08T09:43:00Z"/>
              <w:rFonts w:ascii="Courier New" w:hAnsi="Courier New" w:cs="Courier New"/>
              <w:sz w:val="22"/>
            </w:rPr>
          </w:rPrChange>
        </w:rPr>
      </w:pPr>
      <w:ins w:id="1282" w:author="gkumar" w:date="2015-06-08T09:43:00Z">
        <w:r>
          <w:rPr>
            <w:rFonts w:ascii="Courier New" w:hAnsi="Courier New" w:cs="Courier New"/>
            <w:sz w:val="22"/>
          </w:rPr>
          <w:tab/>
        </w:r>
        <w:r w:rsidR="0066373C" w:rsidRPr="007251A5">
          <w:rPr>
            <w:rFonts w:ascii="Courier New" w:hAnsi="Courier New" w:cs="Courier New"/>
            <w:color w:val="00B050"/>
            <w:sz w:val="22"/>
            <w:rPrChange w:id="1283" w:author="gkumar" w:date="2015-06-08T09:46:00Z">
              <w:rPr>
                <w:rFonts w:ascii="Courier New" w:hAnsi="Courier New" w:cs="Courier New"/>
                <w:sz w:val="22"/>
              </w:rPr>
            </w:rPrChange>
          </w:rPr>
          <w:t># Print out the full response for logging</w:t>
        </w:r>
      </w:ins>
    </w:p>
    <w:p w:rsidR="0066373C" w:rsidRPr="007251A5" w:rsidRDefault="00827549" w:rsidP="0066373C">
      <w:pPr>
        <w:autoSpaceDE w:val="0"/>
        <w:autoSpaceDN w:val="0"/>
        <w:adjustRightInd w:val="0"/>
        <w:spacing w:after="0" w:line="240" w:lineRule="auto"/>
        <w:rPr>
          <w:ins w:id="1284" w:author="gkumar" w:date="2015-06-08T09:43:00Z"/>
          <w:rFonts w:ascii="Courier New" w:hAnsi="Courier New" w:cs="Courier New"/>
          <w:color w:val="00B050"/>
          <w:sz w:val="22"/>
          <w:rPrChange w:id="1285" w:author="gkumar" w:date="2015-06-08T09:46:00Z">
            <w:rPr>
              <w:ins w:id="1286" w:author="gkumar" w:date="2015-06-08T09:43:00Z"/>
              <w:rFonts w:ascii="Courier New" w:hAnsi="Courier New" w:cs="Courier New"/>
              <w:sz w:val="22"/>
            </w:rPr>
          </w:rPrChange>
        </w:rPr>
      </w:pPr>
      <w:ins w:id="1287" w:author="gkumar" w:date="2015-06-08T09:43:00Z">
        <w:r>
          <w:rPr>
            <w:rFonts w:ascii="Courier New" w:hAnsi="Courier New" w:cs="Courier New"/>
            <w:color w:val="00B050"/>
            <w:sz w:val="22"/>
          </w:rPr>
          <w:tab/>
        </w:r>
        <w:r w:rsidR="0066373C" w:rsidRPr="007251A5">
          <w:rPr>
            <w:rFonts w:ascii="Courier New" w:hAnsi="Courier New" w:cs="Courier New"/>
            <w:color w:val="00B050"/>
            <w:sz w:val="22"/>
            <w:rPrChange w:id="1288" w:author="gkumar" w:date="2015-06-08T09:46:00Z">
              <w:rPr>
                <w:rFonts w:ascii="Courier New" w:hAnsi="Courier New" w:cs="Courier New"/>
                <w:sz w:val="22"/>
              </w:rPr>
            </w:rPrChange>
          </w:rPr>
          <w:t># Add the cursor back as the loop above will have removed it</w:t>
        </w:r>
      </w:ins>
    </w:p>
    <w:p w:rsidR="0066373C" w:rsidRDefault="0066373C" w:rsidP="0066373C">
      <w:pPr>
        <w:autoSpaceDE w:val="0"/>
        <w:autoSpaceDN w:val="0"/>
        <w:adjustRightInd w:val="0"/>
        <w:spacing w:after="0" w:line="240" w:lineRule="auto"/>
        <w:rPr>
          <w:ins w:id="1289" w:author="gkumar" w:date="2015-06-08T09:43:00Z"/>
          <w:rFonts w:ascii="Courier New" w:hAnsi="Courier New" w:cs="Courier New"/>
          <w:sz w:val="22"/>
        </w:rPr>
      </w:pPr>
      <w:ins w:id="1290" w:author="gkumar" w:date="2015-06-08T09:43:00Z">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w:t>
        </w:r>
        <w:proofErr w:type="gramEnd"/>
        <w:r>
          <w:rPr>
            <w:rFonts w:ascii="Courier New" w:hAnsi="Courier New" w:cs="Courier New"/>
            <w:sz w:val="22"/>
          </w:rPr>
          <w:t xml:space="preserve"> $Response . "&gt;";</w:t>
        </w:r>
      </w:ins>
    </w:p>
    <w:p w:rsidR="0066373C" w:rsidRDefault="0066373C" w:rsidP="0066373C">
      <w:pPr>
        <w:autoSpaceDE w:val="0"/>
        <w:autoSpaceDN w:val="0"/>
        <w:adjustRightInd w:val="0"/>
        <w:spacing w:after="0" w:line="240" w:lineRule="auto"/>
        <w:rPr>
          <w:ins w:id="1291" w:author="gkumar" w:date="2015-06-08T09:43:00Z"/>
          <w:rFonts w:ascii="Courier New" w:hAnsi="Courier New" w:cs="Courier New"/>
          <w:sz w:val="22"/>
        </w:rPr>
      </w:pPr>
      <w:ins w:id="1292" w:author="gkumar" w:date="2015-06-08T09:43:00Z">
        <w:r>
          <w:rPr>
            <w:rFonts w:ascii="Courier New" w:hAnsi="Courier New" w:cs="Courier New"/>
            <w:sz w:val="22"/>
          </w:rPr>
          <w:tab/>
        </w:r>
        <w:r>
          <w:rPr>
            <w:rFonts w:ascii="Courier New" w:hAnsi="Courier New" w:cs="Courier New"/>
            <w:sz w:val="22"/>
          </w:rPr>
          <w:tab/>
          <w:t>}</w:t>
        </w:r>
      </w:ins>
    </w:p>
    <w:p w:rsidR="0066373C" w:rsidRDefault="0066373C" w:rsidP="0066373C">
      <w:pPr>
        <w:autoSpaceDE w:val="0"/>
        <w:autoSpaceDN w:val="0"/>
        <w:adjustRightInd w:val="0"/>
        <w:spacing w:after="0" w:line="240" w:lineRule="auto"/>
        <w:rPr>
          <w:ins w:id="1293" w:author="gkumar" w:date="2015-06-08T09:43:00Z"/>
          <w:rFonts w:ascii="Courier New" w:hAnsi="Courier New" w:cs="Courier New"/>
          <w:sz w:val="22"/>
        </w:rPr>
      </w:pPr>
      <w:ins w:id="1294" w:author="gkumar" w:date="2015-06-08T09:43:00Z">
        <w:r>
          <w:rPr>
            <w:rFonts w:ascii="Courier New" w:hAnsi="Courier New" w:cs="Courier New"/>
            <w:sz w:val="22"/>
          </w:rPr>
          <w:tab/>
        </w:r>
      </w:ins>
    </w:p>
    <w:p w:rsidR="0066373C" w:rsidRDefault="0066373C" w:rsidP="0066373C">
      <w:pPr>
        <w:autoSpaceDE w:val="0"/>
        <w:autoSpaceDN w:val="0"/>
        <w:adjustRightInd w:val="0"/>
        <w:spacing w:after="0" w:line="240" w:lineRule="auto"/>
        <w:rPr>
          <w:ins w:id="1295" w:author="gkumar" w:date="2015-06-08T09:43:00Z"/>
          <w:rFonts w:ascii="Courier New" w:hAnsi="Courier New" w:cs="Courier New"/>
          <w:sz w:val="22"/>
        </w:rPr>
      </w:pPr>
      <w:ins w:id="1296" w:author="gkumar" w:date="2015-06-08T09:43:00Z">
        <w:r>
          <w:rPr>
            <w:rFonts w:ascii="Courier New" w:hAnsi="Courier New" w:cs="Courier New"/>
            <w:sz w:val="22"/>
          </w:rPr>
          <w:tab/>
        </w:r>
        <w:r w:rsidRPr="007251A5">
          <w:rPr>
            <w:rFonts w:ascii="Courier New" w:hAnsi="Courier New" w:cs="Courier New"/>
            <w:color w:val="00B050"/>
            <w:sz w:val="22"/>
            <w:rPrChange w:id="1297" w:author="gkumar" w:date="2015-06-08T09:46:00Z">
              <w:rPr>
                <w:rFonts w:ascii="Courier New" w:hAnsi="Courier New" w:cs="Courier New"/>
                <w:sz w:val="22"/>
              </w:rPr>
            </w:rPrChange>
          </w:rPr>
          <w:t># If the cursor was NOT seen (response did not end correctly)</w:t>
        </w:r>
      </w:ins>
    </w:p>
    <w:p w:rsidR="0066373C" w:rsidRDefault="0066373C" w:rsidP="0066373C">
      <w:pPr>
        <w:autoSpaceDE w:val="0"/>
        <w:autoSpaceDN w:val="0"/>
        <w:adjustRightInd w:val="0"/>
        <w:spacing w:after="0" w:line="240" w:lineRule="auto"/>
        <w:rPr>
          <w:ins w:id="1298" w:author="gkumar" w:date="2015-06-08T09:43:00Z"/>
          <w:rFonts w:ascii="Courier New" w:hAnsi="Courier New" w:cs="Courier New"/>
          <w:sz w:val="22"/>
        </w:rPr>
      </w:pPr>
      <w:ins w:id="1299" w:author="gkumar" w:date="2015-06-08T09:43:00Z">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if</w:t>
        </w:r>
        <w:proofErr w:type="gramEnd"/>
        <w:r>
          <w:rPr>
            <w:rFonts w:ascii="Courier New" w:hAnsi="Courier New" w:cs="Courier New"/>
            <w:sz w:val="22"/>
          </w:rPr>
          <w:t xml:space="preserve"> ($Timeout &gt; $</w:t>
        </w:r>
        <w:proofErr w:type="spellStart"/>
        <w:r>
          <w:rPr>
            <w:rFonts w:ascii="Courier New" w:hAnsi="Courier New" w:cs="Courier New"/>
            <w:sz w:val="22"/>
          </w:rPr>
          <w:t>TimeoutLimit</w:t>
        </w:r>
        <w:proofErr w:type="spellEnd"/>
        <w:r>
          <w:rPr>
            <w:rFonts w:ascii="Courier New" w:hAnsi="Courier New" w:cs="Courier New"/>
            <w:sz w:val="22"/>
          </w:rPr>
          <w:t>) {</w:t>
        </w:r>
      </w:ins>
    </w:p>
    <w:p w:rsidR="0066373C" w:rsidRDefault="0066373C" w:rsidP="0066373C">
      <w:pPr>
        <w:autoSpaceDE w:val="0"/>
        <w:autoSpaceDN w:val="0"/>
        <w:adjustRightInd w:val="0"/>
        <w:spacing w:after="0" w:line="240" w:lineRule="auto"/>
        <w:rPr>
          <w:ins w:id="1300" w:author="gkumar" w:date="2015-06-08T09:43:00Z"/>
          <w:rFonts w:ascii="Courier New" w:hAnsi="Courier New" w:cs="Courier New"/>
          <w:sz w:val="22"/>
        </w:rPr>
      </w:pPr>
      <w:ins w:id="1301" w:author="gkumar" w:date="2015-06-08T09:43:00Z">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if</w:t>
        </w:r>
        <w:proofErr w:type="gramEnd"/>
        <w:r>
          <w:rPr>
            <w:rFonts w:ascii="Courier New" w:hAnsi="Courier New" w:cs="Courier New"/>
            <w:sz w:val="22"/>
          </w:rPr>
          <w:t xml:space="preserve"> ($</w:t>
        </w:r>
        <w:proofErr w:type="spellStart"/>
        <w:r>
          <w:rPr>
            <w:rFonts w:ascii="Courier New" w:hAnsi="Courier New" w:cs="Courier New"/>
            <w:sz w:val="22"/>
          </w:rPr>
          <w:t>LogText</w:t>
        </w:r>
        <w:proofErr w:type="spellEnd"/>
        <w:r>
          <w:rPr>
            <w:rFonts w:ascii="Courier New" w:hAnsi="Courier New" w:cs="Courier New"/>
            <w:sz w:val="22"/>
          </w:rPr>
          <w:t>) {</w:t>
        </w:r>
      </w:ins>
    </w:p>
    <w:p w:rsidR="0066373C" w:rsidRDefault="0066373C" w:rsidP="0066373C">
      <w:pPr>
        <w:autoSpaceDE w:val="0"/>
        <w:autoSpaceDN w:val="0"/>
        <w:adjustRightInd w:val="0"/>
        <w:spacing w:after="0" w:line="240" w:lineRule="auto"/>
        <w:rPr>
          <w:ins w:id="1302" w:author="gkumar" w:date="2015-06-08T09:43:00Z"/>
          <w:rFonts w:ascii="Courier New" w:hAnsi="Courier New" w:cs="Courier New"/>
          <w:sz w:val="22"/>
        </w:rPr>
      </w:pPr>
      <w:ins w:id="1303" w:author="gkumar" w:date="2015-06-08T09:43:00Z">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t># Log the error</w:t>
        </w:r>
      </w:ins>
    </w:p>
    <w:p w:rsidR="0066373C" w:rsidRDefault="0066373C" w:rsidP="0066373C">
      <w:pPr>
        <w:autoSpaceDE w:val="0"/>
        <w:autoSpaceDN w:val="0"/>
        <w:adjustRightInd w:val="0"/>
        <w:spacing w:after="0" w:line="240" w:lineRule="auto"/>
        <w:rPr>
          <w:ins w:id="1304" w:author="gkumar" w:date="2015-06-08T09:43:00Z"/>
          <w:rFonts w:ascii="Courier New" w:hAnsi="Courier New" w:cs="Courier New"/>
          <w:sz w:val="22"/>
        </w:rPr>
      </w:pPr>
      <w:ins w:id="1305" w:author="gkumar" w:date="2015-06-08T09:43:00Z">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w:t>
        </w:r>
        <w:proofErr w:type="gramEnd"/>
        <w:r>
          <w:rPr>
            <w:rFonts w:ascii="Courier New" w:hAnsi="Courier New" w:cs="Courier New"/>
            <w:sz w:val="22"/>
          </w:rPr>
          <w:t xml:space="preserve"> "FAIL: (1)Module timed out without releasing the bus\n";</w:t>
        </w:r>
      </w:ins>
    </w:p>
    <w:p w:rsidR="0066373C" w:rsidRDefault="0066373C" w:rsidP="0066373C">
      <w:pPr>
        <w:autoSpaceDE w:val="0"/>
        <w:autoSpaceDN w:val="0"/>
        <w:adjustRightInd w:val="0"/>
        <w:spacing w:after="0" w:line="240" w:lineRule="auto"/>
        <w:rPr>
          <w:ins w:id="1306" w:author="gkumar" w:date="2015-06-08T09:43:00Z"/>
          <w:rFonts w:ascii="Courier New" w:hAnsi="Courier New" w:cs="Courier New"/>
          <w:sz w:val="22"/>
        </w:rPr>
      </w:pPr>
      <w:ins w:id="1307" w:author="gkumar" w:date="2015-06-08T09:43:00Z">
        <w:r>
          <w:rPr>
            <w:rFonts w:ascii="Courier New" w:hAnsi="Courier New" w:cs="Courier New"/>
            <w:sz w:val="22"/>
          </w:rPr>
          <w:tab/>
        </w:r>
        <w:r>
          <w:rPr>
            <w:rFonts w:ascii="Courier New" w:hAnsi="Courier New" w:cs="Courier New"/>
            <w:sz w:val="22"/>
          </w:rPr>
          <w:tab/>
        </w:r>
        <w:r>
          <w:rPr>
            <w:rFonts w:ascii="Courier New" w:hAnsi="Courier New" w:cs="Courier New"/>
            <w:sz w:val="22"/>
          </w:rPr>
          <w:tab/>
          <w:t>}</w:t>
        </w:r>
      </w:ins>
    </w:p>
    <w:p w:rsidR="0066373C" w:rsidRDefault="0066373C" w:rsidP="0066373C">
      <w:pPr>
        <w:autoSpaceDE w:val="0"/>
        <w:autoSpaceDN w:val="0"/>
        <w:adjustRightInd w:val="0"/>
        <w:spacing w:after="0" w:line="240" w:lineRule="auto"/>
        <w:rPr>
          <w:ins w:id="1308" w:author="gkumar" w:date="2015-06-08T09:43:00Z"/>
          <w:rFonts w:ascii="Courier New" w:hAnsi="Courier New" w:cs="Courier New"/>
          <w:sz w:val="22"/>
        </w:rPr>
      </w:pPr>
    </w:p>
    <w:p w:rsidR="0066373C" w:rsidRDefault="0066373C" w:rsidP="0066373C">
      <w:pPr>
        <w:autoSpaceDE w:val="0"/>
        <w:autoSpaceDN w:val="0"/>
        <w:adjustRightInd w:val="0"/>
        <w:spacing w:after="0" w:line="240" w:lineRule="auto"/>
        <w:rPr>
          <w:ins w:id="1309" w:author="gkumar" w:date="2015-06-08T09:43:00Z"/>
          <w:rFonts w:ascii="Courier New" w:hAnsi="Courier New" w:cs="Courier New"/>
          <w:sz w:val="22"/>
        </w:rPr>
      </w:pPr>
      <w:ins w:id="1310" w:author="gkumar" w:date="2015-06-08T09:43:00Z">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return</w:t>
        </w:r>
        <w:proofErr w:type="gramEnd"/>
        <w:r>
          <w:rPr>
            <w:rFonts w:ascii="Courier New" w:hAnsi="Courier New" w:cs="Courier New"/>
            <w:sz w:val="22"/>
          </w:rPr>
          <w:t xml:space="preserve"> $Response . "\</w:t>
        </w:r>
        <w:proofErr w:type="spellStart"/>
        <w:r>
          <w:rPr>
            <w:rFonts w:ascii="Courier New" w:hAnsi="Courier New" w:cs="Courier New"/>
            <w:sz w:val="22"/>
          </w:rPr>
          <w:t>nFAIL</w:t>
        </w:r>
        <w:proofErr w:type="spellEnd"/>
        <w:r>
          <w:rPr>
            <w:rFonts w:ascii="Courier New" w:hAnsi="Courier New" w:cs="Courier New"/>
            <w:sz w:val="22"/>
          </w:rPr>
          <w:t>: (2</w:t>
        </w:r>
        <w:proofErr w:type="gramStart"/>
        <w:r>
          <w:rPr>
            <w:rFonts w:ascii="Courier New" w:hAnsi="Courier New" w:cs="Courier New"/>
            <w:sz w:val="22"/>
          </w:rPr>
          <w:t>)Module</w:t>
        </w:r>
        <w:proofErr w:type="gramEnd"/>
        <w:r>
          <w:rPr>
            <w:rFonts w:ascii="Courier New" w:hAnsi="Courier New" w:cs="Courier New"/>
            <w:sz w:val="22"/>
          </w:rPr>
          <w:t xml:space="preserve"> timed out without releasing the bus";</w:t>
        </w:r>
      </w:ins>
    </w:p>
    <w:p w:rsidR="0066373C" w:rsidRDefault="0066373C" w:rsidP="0066373C">
      <w:pPr>
        <w:autoSpaceDE w:val="0"/>
        <w:autoSpaceDN w:val="0"/>
        <w:adjustRightInd w:val="0"/>
        <w:spacing w:after="0" w:line="240" w:lineRule="auto"/>
        <w:rPr>
          <w:ins w:id="1311" w:author="gkumar" w:date="2015-06-08T09:43:00Z"/>
          <w:rFonts w:ascii="Courier New" w:hAnsi="Courier New" w:cs="Courier New"/>
          <w:sz w:val="22"/>
        </w:rPr>
      </w:pPr>
      <w:ins w:id="1312" w:author="gkumar" w:date="2015-06-08T09:43:00Z">
        <w:r>
          <w:rPr>
            <w:rFonts w:ascii="Courier New" w:hAnsi="Courier New" w:cs="Courier New"/>
            <w:sz w:val="22"/>
          </w:rPr>
          <w:tab/>
        </w:r>
        <w:r>
          <w:rPr>
            <w:rFonts w:ascii="Courier New" w:hAnsi="Courier New" w:cs="Courier New"/>
            <w:sz w:val="22"/>
          </w:rPr>
          <w:tab/>
          <w:t>}</w:t>
        </w:r>
      </w:ins>
    </w:p>
    <w:p w:rsidR="0066373C" w:rsidRPr="007251A5" w:rsidRDefault="00827549" w:rsidP="0066373C">
      <w:pPr>
        <w:autoSpaceDE w:val="0"/>
        <w:autoSpaceDN w:val="0"/>
        <w:adjustRightInd w:val="0"/>
        <w:spacing w:after="0" w:line="240" w:lineRule="auto"/>
        <w:rPr>
          <w:ins w:id="1313" w:author="gkumar" w:date="2015-06-08T09:43:00Z"/>
          <w:rFonts w:ascii="Courier New" w:hAnsi="Courier New" w:cs="Courier New"/>
          <w:color w:val="00B050"/>
          <w:sz w:val="22"/>
          <w:rPrChange w:id="1314" w:author="gkumar" w:date="2015-06-08T09:46:00Z">
            <w:rPr>
              <w:ins w:id="1315" w:author="gkumar" w:date="2015-06-08T09:43:00Z"/>
              <w:rFonts w:ascii="Courier New" w:hAnsi="Courier New" w:cs="Courier New"/>
              <w:sz w:val="22"/>
            </w:rPr>
          </w:rPrChange>
        </w:rPr>
      </w:pPr>
      <w:ins w:id="1316" w:author="gkumar" w:date="2015-06-08T09:43:00Z">
        <w:r>
          <w:rPr>
            <w:rFonts w:ascii="Courier New" w:hAnsi="Courier New" w:cs="Courier New"/>
            <w:sz w:val="22"/>
          </w:rPr>
          <w:t xml:space="preserve">        </w:t>
        </w:r>
        <w:r w:rsidR="0066373C" w:rsidRPr="007251A5">
          <w:rPr>
            <w:rFonts w:ascii="Courier New" w:hAnsi="Courier New" w:cs="Courier New"/>
            <w:color w:val="00B050"/>
            <w:sz w:val="22"/>
            <w:rPrChange w:id="1317" w:author="gkumar" w:date="2015-06-08T09:46:00Z">
              <w:rPr>
                <w:rFonts w:ascii="Courier New" w:hAnsi="Courier New" w:cs="Courier New"/>
                <w:sz w:val="22"/>
              </w:rPr>
            </w:rPrChange>
          </w:rPr>
          <w:t xml:space="preserve"># </w:t>
        </w:r>
        <w:proofErr w:type="gramStart"/>
        <w:r w:rsidR="0066373C" w:rsidRPr="007251A5">
          <w:rPr>
            <w:rFonts w:ascii="Courier New" w:hAnsi="Courier New" w:cs="Courier New"/>
            <w:color w:val="00B050"/>
            <w:sz w:val="22"/>
            <w:rPrChange w:id="1318" w:author="gkumar" w:date="2015-06-08T09:46:00Z">
              <w:rPr>
                <w:rFonts w:ascii="Courier New" w:hAnsi="Courier New" w:cs="Courier New"/>
                <w:sz w:val="22"/>
              </w:rPr>
            </w:rPrChange>
          </w:rPr>
          <w:t>Else</w:t>
        </w:r>
        <w:proofErr w:type="gramEnd"/>
        <w:r w:rsidR="0066373C" w:rsidRPr="007251A5">
          <w:rPr>
            <w:rFonts w:ascii="Courier New" w:hAnsi="Courier New" w:cs="Courier New"/>
            <w:color w:val="00B050"/>
            <w:sz w:val="22"/>
            <w:rPrChange w:id="1319" w:author="gkumar" w:date="2015-06-08T09:46:00Z">
              <w:rPr>
                <w:rFonts w:ascii="Courier New" w:hAnsi="Courier New" w:cs="Courier New"/>
                <w:sz w:val="22"/>
              </w:rPr>
            </w:rPrChange>
          </w:rPr>
          <w:t xml:space="preserve"> the command completed fully</w:t>
        </w:r>
      </w:ins>
    </w:p>
    <w:p w:rsidR="0066373C" w:rsidRDefault="0066373C" w:rsidP="0066373C">
      <w:pPr>
        <w:autoSpaceDE w:val="0"/>
        <w:autoSpaceDN w:val="0"/>
        <w:adjustRightInd w:val="0"/>
        <w:spacing w:after="0" w:line="240" w:lineRule="auto"/>
        <w:rPr>
          <w:ins w:id="1320" w:author="gkumar" w:date="2015-06-08T09:43:00Z"/>
          <w:rFonts w:ascii="Courier New" w:hAnsi="Courier New" w:cs="Courier New"/>
          <w:sz w:val="22"/>
        </w:rPr>
      </w:pPr>
      <w:ins w:id="1321" w:author="gkumar" w:date="2015-06-08T09:43:00Z">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else</w:t>
        </w:r>
        <w:proofErr w:type="gramEnd"/>
        <w:r>
          <w:rPr>
            <w:rFonts w:ascii="Courier New" w:hAnsi="Courier New" w:cs="Courier New"/>
            <w:sz w:val="22"/>
          </w:rPr>
          <w:t xml:space="preserve"> {</w:t>
        </w:r>
      </w:ins>
    </w:p>
    <w:p w:rsidR="0066373C" w:rsidRDefault="00827549" w:rsidP="0066373C">
      <w:pPr>
        <w:autoSpaceDE w:val="0"/>
        <w:autoSpaceDN w:val="0"/>
        <w:adjustRightInd w:val="0"/>
        <w:spacing w:after="0" w:line="240" w:lineRule="auto"/>
        <w:rPr>
          <w:ins w:id="1322" w:author="gkumar" w:date="2015-06-08T09:43:00Z"/>
          <w:rFonts w:ascii="Courier New" w:hAnsi="Courier New" w:cs="Courier New"/>
          <w:sz w:val="22"/>
        </w:rPr>
      </w:pPr>
      <w:ins w:id="1323" w:author="gkumar" w:date="2015-06-08T09:43:00Z">
        <w:r>
          <w:rPr>
            <w:rFonts w:ascii="Courier New" w:hAnsi="Courier New" w:cs="Courier New"/>
            <w:sz w:val="22"/>
          </w:rPr>
          <w:lastRenderedPageBreak/>
          <w:tab/>
        </w:r>
        <w:r w:rsidR="0066373C" w:rsidRPr="007251A5">
          <w:rPr>
            <w:rFonts w:ascii="Courier New" w:hAnsi="Courier New" w:cs="Courier New"/>
            <w:color w:val="00B050"/>
            <w:sz w:val="22"/>
            <w:rPrChange w:id="1324" w:author="gkumar" w:date="2015-06-08T09:46:00Z">
              <w:rPr>
                <w:rFonts w:ascii="Courier New" w:hAnsi="Courier New" w:cs="Courier New"/>
                <w:sz w:val="22"/>
              </w:rPr>
            </w:rPrChange>
          </w:rPr>
          <w:t># Return the response from the module</w:t>
        </w:r>
      </w:ins>
    </w:p>
    <w:p w:rsidR="0066373C" w:rsidRDefault="0066373C" w:rsidP="0066373C">
      <w:pPr>
        <w:autoSpaceDE w:val="0"/>
        <w:autoSpaceDN w:val="0"/>
        <w:adjustRightInd w:val="0"/>
        <w:spacing w:after="0" w:line="240" w:lineRule="auto"/>
        <w:rPr>
          <w:ins w:id="1325" w:author="gkumar" w:date="2015-06-08T09:43:00Z"/>
          <w:rFonts w:ascii="Courier New" w:hAnsi="Courier New" w:cs="Courier New"/>
          <w:sz w:val="22"/>
        </w:rPr>
      </w:pPr>
      <w:ins w:id="1326" w:author="gkumar" w:date="2015-06-08T09:43:00Z">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return</w:t>
        </w:r>
        <w:proofErr w:type="gramEnd"/>
        <w:r>
          <w:rPr>
            <w:rFonts w:ascii="Courier New" w:hAnsi="Courier New" w:cs="Courier New"/>
            <w:sz w:val="22"/>
          </w:rPr>
          <w:t xml:space="preserve"> $Response;</w:t>
        </w:r>
      </w:ins>
    </w:p>
    <w:p w:rsidR="0066373C" w:rsidRDefault="0066373C" w:rsidP="0066373C">
      <w:pPr>
        <w:autoSpaceDE w:val="0"/>
        <w:autoSpaceDN w:val="0"/>
        <w:adjustRightInd w:val="0"/>
        <w:spacing w:after="0" w:line="240" w:lineRule="auto"/>
        <w:rPr>
          <w:ins w:id="1327" w:author="gkumar" w:date="2015-06-08T09:43:00Z"/>
          <w:rFonts w:ascii="Courier New" w:hAnsi="Courier New" w:cs="Courier New"/>
          <w:sz w:val="22"/>
        </w:rPr>
      </w:pPr>
      <w:ins w:id="1328" w:author="gkumar" w:date="2015-06-08T09:43:00Z">
        <w:r>
          <w:rPr>
            <w:rFonts w:ascii="Courier New" w:hAnsi="Courier New" w:cs="Courier New"/>
            <w:sz w:val="22"/>
          </w:rPr>
          <w:tab/>
        </w:r>
        <w:r>
          <w:rPr>
            <w:rFonts w:ascii="Courier New" w:hAnsi="Courier New" w:cs="Courier New"/>
            <w:sz w:val="22"/>
          </w:rPr>
          <w:tab/>
          <w:t>}</w:t>
        </w:r>
      </w:ins>
    </w:p>
    <w:p w:rsidR="0066373C" w:rsidRDefault="0066373C" w:rsidP="0066373C">
      <w:pPr>
        <w:autoSpaceDE w:val="0"/>
        <w:autoSpaceDN w:val="0"/>
        <w:adjustRightInd w:val="0"/>
        <w:spacing w:after="0" w:line="240" w:lineRule="auto"/>
        <w:rPr>
          <w:ins w:id="1329" w:author="gkumar" w:date="2015-06-08T09:43:00Z"/>
          <w:rFonts w:ascii="Courier New" w:hAnsi="Courier New" w:cs="Courier New"/>
          <w:sz w:val="22"/>
        </w:rPr>
      </w:pPr>
      <w:ins w:id="1330" w:author="gkumar" w:date="2015-06-08T09:43:00Z">
        <w:r>
          <w:rPr>
            <w:rFonts w:ascii="Courier New" w:hAnsi="Courier New" w:cs="Courier New"/>
            <w:sz w:val="22"/>
          </w:rPr>
          <w:tab/>
          <w:t>}</w:t>
        </w:r>
      </w:ins>
    </w:p>
    <w:p w:rsidR="0066373C" w:rsidRDefault="0066373C" w:rsidP="0066373C">
      <w:pPr>
        <w:autoSpaceDE w:val="0"/>
        <w:autoSpaceDN w:val="0"/>
        <w:adjustRightInd w:val="0"/>
        <w:spacing w:after="0" w:line="240" w:lineRule="auto"/>
        <w:rPr>
          <w:ins w:id="1331" w:author="gkumar" w:date="2015-06-08T09:43:00Z"/>
          <w:rFonts w:ascii="Courier New" w:hAnsi="Courier New" w:cs="Courier New"/>
          <w:sz w:val="22"/>
        </w:rPr>
      </w:pPr>
      <w:ins w:id="1332" w:author="gkumar" w:date="2015-06-08T09:43:00Z">
        <w:r>
          <w:rPr>
            <w:rFonts w:ascii="Courier New" w:hAnsi="Courier New" w:cs="Courier New"/>
            <w:sz w:val="22"/>
          </w:rPr>
          <w:tab/>
        </w:r>
        <w:r w:rsidRPr="007251A5">
          <w:rPr>
            <w:rFonts w:ascii="Courier New" w:hAnsi="Courier New" w:cs="Courier New"/>
            <w:color w:val="00B050"/>
            <w:sz w:val="22"/>
            <w:rPrChange w:id="1333" w:author="gkumar" w:date="2015-06-08T09:46:00Z">
              <w:rPr>
                <w:rFonts w:ascii="Courier New" w:hAnsi="Courier New" w:cs="Courier New"/>
                <w:sz w:val="22"/>
              </w:rPr>
            </w:rPrChange>
          </w:rPr>
          <w:t># Command line feed was not returned</w:t>
        </w:r>
      </w:ins>
    </w:p>
    <w:p w:rsidR="0066373C" w:rsidRDefault="0066373C" w:rsidP="0066373C">
      <w:pPr>
        <w:autoSpaceDE w:val="0"/>
        <w:autoSpaceDN w:val="0"/>
        <w:adjustRightInd w:val="0"/>
        <w:spacing w:after="0" w:line="240" w:lineRule="auto"/>
        <w:rPr>
          <w:ins w:id="1334" w:author="gkumar" w:date="2015-06-08T09:43:00Z"/>
          <w:rFonts w:ascii="Courier New" w:hAnsi="Courier New" w:cs="Courier New"/>
          <w:sz w:val="22"/>
        </w:rPr>
      </w:pPr>
      <w:ins w:id="1335" w:author="gkumar" w:date="2015-06-08T09:43:00Z">
        <w:r>
          <w:rPr>
            <w:rFonts w:ascii="Courier New" w:hAnsi="Courier New" w:cs="Courier New"/>
            <w:sz w:val="22"/>
          </w:rPr>
          <w:tab/>
        </w:r>
        <w:proofErr w:type="gramStart"/>
        <w:r>
          <w:rPr>
            <w:rFonts w:ascii="Courier New" w:hAnsi="Courier New" w:cs="Courier New"/>
            <w:sz w:val="22"/>
          </w:rPr>
          <w:t>else</w:t>
        </w:r>
        <w:proofErr w:type="gramEnd"/>
        <w:r>
          <w:rPr>
            <w:rFonts w:ascii="Courier New" w:hAnsi="Courier New" w:cs="Courier New"/>
            <w:sz w:val="22"/>
          </w:rPr>
          <w:t xml:space="preserve"> {</w:t>
        </w:r>
      </w:ins>
    </w:p>
    <w:p w:rsidR="0066373C" w:rsidRDefault="0066373C" w:rsidP="0066373C">
      <w:pPr>
        <w:autoSpaceDE w:val="0"/>
        <w:autoSpaceDN w:val="0"/>
        <w:adjustRightInd w:val="0"/>
        <w:spacing w:after="0" w:line="240" w:lineRule="auto"/>
        <w:rPr>
          <w:ins w:id="1336" w:author="gkumar" w:date="2015-06-08T09:43:00Z"/>
          <w:rFonts w:ascii="Courier New" w:hAnsi="Courier New" w:cs="Courier New"/>
          <w:sz w:val="22"/>
        </w:rPr>
      </w:pPr>
      <w:ins w:id="1337" w:author="gkumar" w:date="2015-06-08T09:43:00Z">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if</w:t>
        </w:r>
        <w:proofErr w:type="gramEnd"/>
        <w:r>
          <w:rPr>
            <w:rFonts w:ascii="Courier New" w:hAnsi="Courier New" w:cs="Courier New"/>
            <w:sz w:val="22"/>
          </w:rPr>
          <w:t xml:space="preserve"> ($</w:t>
        </w:r>
        <w:proofErr w:type="spellStart"/>
        <w:r>
          <w:rPr>
            <w:rFonts w:ascii="Courier New" w:hAnsi="Courier New" w:cs="Courier New"/>
            <w:sz w:val="22"/>
          </w:rPr>
          <w:t>LogText</w:t>
        </w:r>
        <w:proofErr w:type="spellEnd"/>
        <w:r>
          <w:rPr>
            <w:rFonts w:ascii="Courier New" w:hAnsi="Courier New" w:cs="Courier New"/>
            <w:sz w:val="22"/>
          </w:rPr>
          <w:t>) {</w:t>
        </w:r>
      </w:ins>
    </w:p>
    <w:p w:rsidR="0066373C" w:rsidRDefault="00827549" w:rsidP="0066373C">
      <w:pPr>
        <w:autoSpaceDE w:val="0"/>
        <w:autoSpaceDN w:val="0"/>
        <w:adjustRightInd w:val="0"/>
        <w:spacing w:after="0" w:line="240" w:lineRule="auto"/>
        <w:rPr>
          <w:ins w:id="1338" w:author="gkumar" w:date="2015-06-08T09:43:00Z"/>
          <w:rFonts w:ascii="Courier New" w:hAnsi="Courier New" w:cs="Courier New"/>
          <w:sz w:val="22"/>
        </w:rPr>
      </w:pPr>
      <w:ins w:id="1339" w:author="gkumar" w:date="2015-06-08T09:43:00Z">
        <w:r>
          <w:rPr>
            <w:rFonts w:ascii="Courier New" w:hAnsi="Courier New" w:cs="Courier New"/>
            <w:sz w:val="22"/>
          </w:rPr>
          <w:tab/>
        </w:r>
        <w:r w:rsidR="0066373C" w:rsidRPr="007251A5">
          <w:rPr>
            <w:rFonts w:ascii="Courier New" w:hAnsi="Courier New" w:cs="Courier New"/>
            <w:color w:val="00B050"/>
            <w:sz w:val="22"/>
            <w:rPrChange w:id="1340" w:author="gkumar" w:date="2015-06-08T09:46:00Z">
              <w:rPr>
                <w:rFonts w:ascii="Courier New" w:hAnsi="Courier New" w:cs="Courier New"/>
                <w:sz w:val="22"/>
              </w:rPr>
            </w:rPrChange>
          </w:rPr>
          <w:t># Log the error</w:t>
        </w:r>
      </w:ins>
    </w:p>
    <w:p w:rsidR="0066373C" w:rsidRDefault="0066373C" w:rsidP="0066373C">
      <w:pPr>
        <w:autoSpaceDE w:val="0"/>
        <w:autoSpaceDN w:val="0"/>
        <w:adjustRightInd w:val="0"/>
        <w:spacing w:after="0" w:line="240" w:lineRule="auto"/>
        <w:rPr>
          <w:ins w:id="1341" w:author="gkumar" w:date="2015-06-08T09:43:00Z"/>
          <w:rFonts w:ascii="Courier New" w:hAnsi="Courier New" w:cs="Courier New"/>
          <w:sz w:val="22"/>
        </w:rPr>
      </w:pPr>
      <w:ins w:id="1342" w:author="gkumar" w:date="2015-06-08T09:43:00Z">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w:t>
        </w:r>
        <w:proofErr w:type="gramEnd"/>
        <w:r>
          <w:rPr>
            <w:rFonts w:ascii="Courier New" w:hAnsi="Courier New" w:cs="Courier New"/>
            <w:sz w:val="22"/>
          </w:rPr>
          <w:t xml:space="preserve"> "FAIL: (3)No response from the module\n";</w:t>
        </w:r>
      </w:ins>
    </w:p>
    <w:p w:rsidR="0066373C" w:rsidRDefault="0066373C" w:rsidP="0066373C">
      <w:pPr>
        <w:autoSpaceDE w:val="0"/>
        <w:autoSpaceDN w:val="0"/>
        <w:adjustRightInd w:val="0"/>
        <w:spacing w:after="0" w:line="240" w:lineRule="auto"/>
        <w:rPr>
          <w:ins w:id="1343" w:author="gkumar" w:date="2015-06-08T09:43:00Z"/>
          <w:rFonts w:ascii="Courier New" w:hAnsi="Courier New" w:cs="Courier New"/>
          <w:sz w:val="22"/>
        </w:rPr>
      </w:pPr>
      <w:ins w:id="1344" w:author="gkumar" w:date="2015-06-08T09:43:00Z">
        <w:r>
          <w:rPr>
            <w:rFonts w:ascii="Courier New" w:hAnsi="Courier New" w:cs="Courier New"/>
            <w:sz w:val="22"/>
          </w:rPr>
          <w:tab/>
        </w:r>
        <w:r>
          <w:rPr>
            <w:rFonts w:ascii="Courier New" w:hAnsi="Courier New" w:cs="Courier New"/>
            <w:sz w:val="22"/>
          </w:rPr>
          <w:tab/>
          <w:t>}</w:t>
        </w:r>
      </w:ins>
    </w:p>
    <w:p w:rsidR="0066373C" w:rsidRDefault="0066373C" w:rsidP="0066373C">
      <w:pPr>
        <w:autoSpaceDE w:val="0"/>
        <w:autoSpaceDN w:val="0"/>
        <w:adjustRightInd w:val="0"/>
        <w:spacing w:after="0" w:line="240" w:lineRule="auto"/>
        <w:rPr>
          <w:ins w:id="1345" w:author="gkumar" w:date="2015-06-08T09:43:00Z"/>
          <w:rFonts w:ascii="Courier New" w:hAnsi="Courier New" w:cs="Courier New"/>
          <w:sz w:val="22"/>
        </w:rPr>
      </w:pPr>
      <w:ins w:id="1346" w:author="gkumar" w:date="2015-06-08T09:43:00Z">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return</w:t>
        </w:r>
        <w:proofErr w:type="gramEnd"/>
        <w:r>
          <w:rPr>
            <w:rFonts w:ascii="Courier New" w:hAnsi="Courier New" w:cs="Courier New"/>
            <w:sz w:val="22"/>
          </w:rPr>
          <w:t xml:space="preserve"> "FAIL: (4)No response from the module";</w:t>
        </w:r>
      </w:ins>
    </w:p>
    <w:p w:rsidR="0066373C" w:rsidRDefault="0066373C" w:rsidP="0066373C">
      <w:pPr>
        <w:autoSpaceDE w:val="0"/>
        <w:autoSpaceDN w:val="0"/>
        <w:adjustRightInd w:val="0"/>
        <w:spacing w:after="0" w:line="240" w:lineRule="auto"/>
        <w:rPr>
          <w:ins w:id="1347" w:author="gkumar" w:date="2015-06-08T09:43:00Z"/>
          <w:rFonts w:ascii="Courier New" w:hAnsi="Courier New" w:cs="Courier New"/>
          <w:sz w:val="22"/>
        </w:rPr>
      </w:pPr>
      <w:ins w:id="1348" w:author="gkumar" w:date="2015-06-08T09:43:00Z">
        <w:r>
          <w:rPr>
            <w:rFonts w:ascii="Courier New" w:hAnsi="Courier New" w:cs="Courier New"/>
            <w:sz w:val="22"/>
          </w:rPr>
          <w:tab/>
          <w:t>}</w:t>
        </w:r>
      </w:ins>
    </w:p>
    <w:p w:rsidR="0066373C" w:rsidRDefault="0066373C" w:rsidP="0066373C">
      <w:pPr>
        <w:autoSpaceDE w:val="0"/>
        <w:autoSpaceDN w:val="0"/>
        <w:adjustRightInd w:val="0"/>
        <w:spacing w:after="0" w:line="240" w:lineRule="auto"/>
        <w:rPr>
          <w:ins w:id="1349" w:author="gkumar" w:date="2015-06-08T09:43:00Z"/>
          <w:rFonts w:ascii="Courier New" w:hAnsi="Courier New" w:cs="Courier New"/>
          <w:sz w:val="22"/>
        </w:rPr>
      </w:pPr>
      <w:ins w:id="1350" w:author="gkumar" w:date="2015-06-08T09:43:00Z">
        <w:r>
          <w:rPr>
            <w:rFonts w:ascii="Courier New" w:hAnsi="Courier New" w:cs="Courier New"/>
            <w:sz w:val="22"/>
          </w:rPr>
          <w:t>}</w:t>
        </w:r>
      </w:ins>
    </w:p>
    <w:p w:rsidR="0066373C" w:rsidRDefault="0066373C" w:rsidP="0066373C">
      <w:pPr>
        <w:autoSpaceDE w:val="0"/>
        <w:autoSpaceDN w:val="0"/>
        <w:adjustRightInd w:val="0"/>
        <w:spacing w:after="0" w:line="240" w:lineRule="auto"/>
        <w:rPr>
          <w:ins w:id="1351" w:author="gkumar" w:date="2015-06-08T09:43:00Z"/>
          <w:rFonts w:ascii="Courier New" w:hAnsi="Courier New" w:cs="Courier New"/>
          <w:sz w:val="22"/>
        </w:rPr>
      </w:pPr>
    </w:p>
    <w:p w:rsidR="0066373C" w:rsidRDefault="0066373C" w:rsidP="0066373C">
      <w:pPr>
        <w:autoSpaceDE w:val="0"/>
        <w:autoSpaceDN w:val="0"/>
        <w:adjustRightInd w:val="0"/>
        <w:spacing w:after="0" w:line="240" w:lineRule="auto"/>
        <w:rPr>
          <w:ins w:id="1352" w:author="gkumar" w:date="2015-06-08T09:43:00Z"/>
          <w:rFonts w:ascii="Courier New" w:hAnsi="Courier New" w:cs="Courier New"/>
          <w:sz w:val="22"/>
        </w:rPr>
      </w:pPr>
      <w:ins w:id="1353" w:author="gkumar" w:date="2015-06-08T09:43:00Z">
        <w:r>
          <w:rPr>
            <w:rFonts w:ascii="Courier New" w:hAnsi="Courier New" w:cs="Courier New"/>
            <w:sz w:val="22"/>
          </w:rPr>
          <w:t>1;</w:t>
        </w:r>
      </w:ins>
    </w:p>
    <w:p w:rsidR="007D376F" w:rsidRPr="0066373C" w:rsidDel="00F71BF4" w:rsidRDefault="00B24A26" w:rsidP="0066373C">
      <w:pPr>
        <w:rPr>
          <w:del w:id="1354" w:author="gkumar" w:date="2015-03-23T11:23:00Z"/>
          <w:rFonts w:ascii="Courier New" w:hAnsi="Courier New" w:cs="Courier New"/>
          <w:sz w:val="22"/>
          <w:rPrChange w:id="1355" w:author="gkumar" w:date="2015-06-08T09:42:00Z">
            <w:rPr>
              <w:del w:id="1356" w:author="gkumar" w:date="2015-03-23T11:23:00Z"/>
            </w:rPr>
          </w:rPrChange>
        </w:rPr>
      </w:pPr>
      <w:ins w:id="1357" w:author="gkumar" w:date="2015-03-23T09:52:00Z">
        <w:del w:id="1358" w:author="anorrie" w:date="2015-06-04T10:12:00Z">
          <w:r w:rsidRPr="0066373C" w:rsidDel="00823006">
            <w:rPr>
              <w:rFonts w:ascii="Courier New" w:hAnsi="Courier New" w:cs="Courier New"/>
              <w:sz w:val="22"/>
              <w:rPrChange w:id="1359" w:author="gkumar" w:date="2015-06-08T09:42:00Z">
                <w:rPr/>
              </w:rPrChange>
            </w:rPr>
            <w:delText>Sequence of Events Captured on Picoscope</w:delText>
          </w:r>
        </w:del>
      </w:ins>
    </w:p>
    <w:p w:rsidR="002A159F" w:rsidRPr="0066373C" w:rsidDel="00F71BF4" w:rsidRDefault="002A159F" w:rsidP="002A159F">
      <w:pPr>
        <w:rPr>
          <w:del w:id="1360" w:author="gkumar" w:date="2015-03-23T11:23:00Z"/>
          <w:rFonts w:ascii="Courier New" w:hAnsi="Courier New" w:cs="Courier New"/>
          <w:sz w:val="22"/>
          <w:rPrChange w:id="1361" w:author="gkumar" w:date="2015-06-08T09:42:00Z">
            <w:rPr>
              <w:del w:id="1362" w:author="gkumar" w:date="2015-03-23T11:23:00Z"/>
            </w:rPr>
          </w:rPrChange>
        </w:rPr>
      </w:pPr>
    </w:p>
    <w:p w:rsidR="002A159F" w:rsidRPr="0066373C" w:rsidDel="00F71BF4" w:rsidRDefault="002A159F" w:rsidP="002A159F">
      <w:pPr>
        <w:rPr>
          <w:del w:id="1363" w:author="gkumar" w:date="2015-03-23T11:23:00Z"/>
          <w:rFonts w:ascii="Courier New" w:hAnsi="Courier New" w:cs="Courier New"/>
          <w:sz w:val="22"/>
          <w:rPrChange w:id="1364" w:author="gkumar" w:date="2015-06-08T09:42:00Z">
            <w:rPr>
              <w:del w:id="1365" w:author="gkumar" w:date="2015-03-23T11:23:00Z"/>
            </w:rPr>
          </w:rPrChange>
        </w:rPr>
      </w:pPr>
    </w:p>
    <w:p w:rsidR="00BD6B2E" w:rsidRPr="0066373C" w:rsidRDefault="002A159F" w:rsidP="00BF4409">
      <w:pPr>
        <w:tabs>
          <w:tab w:val="left" w:pos="2895"/>
        </w:tabs>
        <w:rPr>
          <w:rFonts w:ascii="Courier New" w:hAnsi="Courier New" w:cs="Courier New"/>
          <w:sz w:val="22"/>
          <w:rPrChange w:id="1366" w:author="gkumar" w:date="2015-06-08T09:42:00Z">
            <w:rPr/>
          </w:rPrChange>
        </w:rPr>
      </w:pPr>
      <w:r w:rsidRPr="0066373C">
        <w:rPr>
          <w:rFonts w:ascii="Courier New" w:hAnsi="Courier New" w:cs="Courier New"/>
          <w:sz w:val="22"/>
          <w:rPrChange w:id="1367" w:author="gkumar" w:date="2015-06-08T09:42:00Z">
            <w:rPr/>
          </w:rPrChange>
        </w:rPr>
        <w:tab/>
      </w:r>
    </w:p>
    <w:sectPr w:rsidR="00BD6B2E" w:rsidRPr="0066373C" w:rsidSect="00206DE4">
      <w:headerReference w:type="default" r:id="rId11"/>
      <w:footerReference w:type="default" r:id="rId12"/>
      <w:pgSz w:w="12240" w:h="15840" w:code="1"/>
      <w:pgMar w:top="935" w:right="1080" w:bottom="1440" w:left="1080" w:header="567" w:footer="57" w:gutter="720"/>
      <w:cols w:space="720"/>
      <w:docGrid w:linePitch="360"/>
      <w:sectPrChange w:id="1380" w:author="anorrie" w:date="2015-02-24T12:03:00Z">
        <w:sectPr w:rsidR="00BD6B2E" w:rsidRPr="0066373C" w:rsidSect="00206DE4">
          <w:pgMar w:top="1440" w:right="1440" w:bottom="1440" w:left="1440" w:header="720" w:footer="720" w:gutter="720"/>
        </w:sectPr>
      </w:sectPrChang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6429" w:rsidRDefault="00A06429">
      <w:r>
        <w:separator/>
      </w:r>
    </w:p>
  </w:endnote>
  <w:endnote w:type="continuationSeparator" w:id="0">
    <w:p w:rsidR="00A06429" w:rsidRDefault="00A06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Helvetica Neue">
    <w:panose1 w:val="02000403000000020004"/>
    <w:charset w:val="00"/>
    <w:family w:val="swiss"/>
    <w:pitch w:val="variable"/>
    <w:sig w:usb0="E50002FF" w:usb1="500079DB" w:usb2="0000001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MV Boli">
    <w:panose1 w:val="02000500030200090000"/>
    <w:charset w:val="00"/>
    <w:family w:val="auto"/>
    <w:pitch w:val="variable"/>
    <w:sig w:usb0="00000003" w:usb1="00000000" w:usb2="000001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5957" w:rsidRPr="00206DE4" w:rsidRDefault="00715957" w:rsidP="005877F7">
    <w:pPr>
      <w:tabs>
        <w:tab w:val="left" w:pos="3075"/>
        <w:tab w:val="left" w:pos="4275"/>
        <w:tab w:val="right" w:pos="9360"/>
      </w:tabs>
    </w:pPr>
    <w:r w:rsidRPr="00743E96">
      <w:t xml:space="preserve">Revision </w:t>
    </w:r>
    <w:r w:rsidR="00BD6B2E" w:rsidRPr="00743E96">
      <w:t>1.</w:t>
    </w:r>
    <w:ins w:id="1376" w:author="anorrie" w:date="2016-07-28T16:34:00Z">
      <w:r w:rsidR="0006627B">
        <w:t>1</w:t>
      </w:r>
    </w:ins>
    <w:del w:id="1377" w:author="anorrie" w:date="2016-07-28T16:34:00Z">
      <w:r w:rsidR="00BD6B2E" w:rsidRPr="00743E96" w:rsidDel="0006627B">
        <w:delText>0</w:delText>
      </w:r>
    </w:del>
    <w:r w:rsidRPr="00743E96">
      <w:tab/>
      <w:t xml:space="preserve"> Quarch Technology Confidential</w:t>
    </w:r>
    <w:r w:rsidRPr="00743E96">
      <w:tab/>
      <w:t xml:space="preserve">Page </w:t>
    </w:r>
    <w:r w:rsidR="00BF4409" w:rsidRPr="00501755">
      <w:fldChar w:fldCharType="begin"/>
    </w:r>
    <w:r w:rsidR="00BF4409" w:rsidRPr="00743E96">
      <w:instrText xml:space="preserve"> PAGE </w:instrText>
    </w:r>
    <w:r w:rsidR="00BF4409" w:rsidRPr="00501755">
      <w:rPr>
        <w:rPrChange w:id="1378" w:author="anorrie" w:date="2015-02-24T12:00:00Z">
          <w:rPr>
            <w:noProof/>
          </w:rPr>
        </w:rPrChange>
      </w:rPr>
      <w:fldChar w:fldCharType="separate"/>
    </w:r>
    <w:r w:rsidR="00457956">
      <w:rPr>
        <w:noProof/>
      </w:rPr>
      <w:t>14</w:t>
    </w:r>
    <w:r w:rsidR="00BF4409" w:rsidRPr="00501755">
      <w:rPr>
        <w:noProof/>
      </w:rPr>
      <w:fldChar w:fldCharType="end"/>
    </w:r>
    <w:r w:rsidRPr="00206DE4">
      <w:t xml:space="preserve"> of </w:t>
    </w:r>
    <w:r w:rsidR="00BF4409" w:rsidRPr="00501755">
      <w:fldChar w:fldCharType="begin"/>
    </w:r>
    <w:r w:rsidR="00BF4409" w:rsidRPr="00206DE4">
      <w:instrText xml:space="preserve"> NUMPAGES </w:instrText>
    </w:r>
    <w:r w:rsidR="00BF4409" w:rsidRPr="00501755">
      <w:rPr>
        <w:rPrChange w:id="1379" w:author="anorrie" w:date="2015-02-24T12:00:00Z">
          <w:rPr>
            <w:noProof/>
          </w:rPr>
        </w:rPrChange>
      </w:rPr>
      <w:fldChar w:fldCharType="separate"/>
    </w:r>
    <w:r w:rsidR="00457956">
      <w:rPr>
        <w:noProof/>
      </w:rPr>
      <w:t>14</w:t>
    </w:r>
    <w:r w:rsidR="00BF4409" w:rsidRPr="00501755">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6429" w:rsidRDefault="00A06429">
      <w:r>
        <w:separator/>
      </w:r>
    </w:p>
  </w:footnote>
  <w:footnote w:type="continuationSeparator" w:id="0">
    <w:p w:rsidR="00A06429" w:rsidRDefault="00A064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5957" w:rsidRPr="00AE26DC" w:rsidRDefault="00715957">
    <w:pPr>
      <w:pStyle w:val="Header"/>
      <w:tabs>
        <w:tab w:val="clear" w:pos="4320"/>
        <w:tab w:val="clear" w:pos="8640"/>
        <w:tab w:val="left" w:pos="7920"/>
      </w:tabs>
      <w:jc w:val="center"/>
      <w:rPr>
        <w:szCs w:val="28"/>
      </w:rPr>
      <w:pPrChange w:id="1368" w:author="gkumar" w:date="2015-06-17T12:43:00Z">
        <w:pPr>
          <w:pStyle w:val="Header"/>
          <w:tabs>
            <w:tab w:val="clear" w:pos="4320"/>
            <w:tab w:val="clear" w:pos="8640"/>
            <w:tab w:val="left" w:pos="7920"/>
          </w:tabs>
          <w:ind w:firstLine="3240"/>
        </w:pPr>
      </w:pPrChange>
    </w:pPr>
    <w:r w:rsidRPr="00AE26DC">
      <w:rPr>
        <w:noProof/>
        <w:szCs w:val="28"/>
        <w:lang w:eastAsia="en-GB"/>
      </w:rPr>
      <w:drawing>
        <wp:anchor distT="0" distB="0" distL="114300" distR="114300" simplePos="0" relativeHeight="251660800" behindDoc="0" locked="0" layoutInCell="1" allowOverlap="1" wp14:anchorId="6693113C" wp14:editId="33090DA1">
          <wp:simplePos x="0" y="0"/>
          <wp:positionH relativeFrom="column">
            <wp:posOffset>-292369</wp:posOffset>
          </wp:positionH>
          <wp:positionV relativeFrom="paragraph">
            <wp:posOffset>-152400</wp:posOffset>
          </wp:positionV>
          <wp:extent cx="1825894" cy="828675"/>
          <wp:effectExtent l="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uarch\Logo, etc\Quarch Logo New.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426" t="22710" r="10651" b="16389"/>
                  <a:stretch/>
                </pic:blipFill>
                <pic:spPr bwMode="auto">
                  <a:xfrm>
                    <a:off x="0" y="0"/>
                    <a:ext cx="1825894" cy="828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d="1369" w:author="gkumar" w:date="2015-03-23T09:23:00Z">
      <w:del w:id="1370" w:author="anorrie" w:date="2015-06-04T09:11:00Z">
        <w:r w:rsidR="00A06429" w:rsidRPr="00AE26DC" w:rsidDel="00175055">
          <w:rPr>
            <w:szCs w:val="28"/>
          </w:rPr>
          <w:delText>Case</w:delText>
        </w:r>
      </w:del>
    </w:ins>
    <w:ins w:id="1371" w:author="gkumar" w:date="2015-06-17T12:43:00Z">
      <w:r w:rsidR="00AE26DC" w:rsidRPr="00AE26DC">
        <w:rPr>
          <w:szCs w:val="28"/>
        </w:rPr>
        <w:t>Creating a custom glitch/drive sequence</w:t>
      </w:r>
    </w:ins>
    <w:ins w:id="1372" w:author="anorrie" w:date="2015-06-04T09:11:00Z">
      <w:del w:id="1373" w:author="gkumar" w:date="2015-06-17T12:43:00Z">
        <w:r w:rsidR="00175055" w:rsidRPr="00AE26DC" w:rsidDel="00AE26DC">
          <w:rPr>
            <w:szCs w:val="28"/>
          </w:rPr>
          <w:delText>Application Note – AN</w:delText>
        </w:r>
      </w:del>
    </w:ins>
    <w:ins w:id="1374" w:author="gkumar" w:date="2015-03-23T09:23:00Z">
      <w:r w:rsidR="00A06429" w:rsidRPr="00AE26DC">
        <w:rPr>
          <w:szCs w:val="28"/>
        </w:rPr>
        <w:t xml:space="preserve"> </w:t>
      </w:r>
    </w:ins>
    <w:del w:id="1375" w:author="gkumar" w:date="2015-03-23T09:23:00Z">
      <w:r w:rsidR="002A159F" w:rsidRPr="00AE26DC" w:rsidDel="00A06429">
        <w:rPr>
          <w:szCs w:val="28"/>
        </w:rPr>
        <w:delText>Title Here</w:delText>
      </w:r>
    </w:del>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4724FE"/>
    <w:multiLevelType w:val="hybridMultilevel"/>
    <w:tmpl w:val="03A4FEAA"/>
    <w:lvl w:ilvl="0" w:tplc="B44E9888">
      <w:start w:val="1"/>
      <w:numFmt w:val="bullet"/>
      <w:pStyle w:val="BulletedList2"/>
      <w:lvlText w:val="o"/>
      <w:lvlJc w:val="left"/>
      <w:pPr>
        <w:tabs>
          <w:tab w:val="num" w:pos="1440"/>
        </w:tabs>
        <w:ind w:left="1440" w:hanging="360"/>
      </w:pPr>
      <w:rPr>
        <w:rFonts w:ascii="Courier New" w:hAnsi="Courier New" w:hint="default"/>
        <w:sz w:val="16"/>
        <w:szCs w:val="16"/>
      </w:rPr>
    </w:lvl>
    <w:lvl w:ilvl="1" w:tplc="8258E516">
      <w:start w:val="1"/>
      <w:numFmt w:val="bullet"/>
      <w:pStyle w:val="BulletedList2"/>
      <w:lvlText w:val="o"/>
      <w:lvlJc w:val="left"/>
      <w:pPr>
        <w:tabs>
          <w:tab w:val="num" w:pos="1440"/>
        </w:tabs>
        <w:ind w:left="1440" w:hanging="360"/>
      </w:pPr>
      <w:rPr>
        <w:rFonts w:ascii="Courier New" w:hAnsi="Courier New" w:cs="MS Mincho"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MS Mincho"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MS Mincho"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B927509"/>
    <w:multiLevelType w:val="hybridMultilevel"/>
    <w:tmpl w:val="6F5EF3F6"/>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53B0ABD"/>
    <w:multiLevelType w:val="hybridMultilevel"/>
    <w:tmpl w:val="B6D6A00E"/>
    <w:lvl w:ilvl="0" w:tplc="08090011">
      <w:start w:val="1"/>
      <w:numFmt w:val="decimal"/>
      <w:lvlText w:val="%1)"/>
      <w:lvlJc w:val="left"/>
      <w:pPr>
        <w:ind w:left="720" w:hanging="360"/>
      </w:pPr>
      <w:rPr>
        <w:rFonts w:hint="default"/>
        <w:b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592C1D"/>
    <w:multiLevelType w:val="hybridMultilevel"/>
    <w:tmpl w:val="38FEF56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2A0FF6"/>
    <w:multiLevelType w:val="hybridMultilevel"/>
    <w:tmpl w:val="F07A3AB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0A55A94"/>
    <w:multiLevelType w:val="hybridMultilevel"/>
    <w:tmpl w:val="A85A0BEE"/>
    <w:lvl w:ilvl="0" w:tplc="08090011">
      <w:start w:val="1"/>
      <w:numFmt w:val="decimal"/>
      <w:lvlText w:val="%1)"/>
      <w:lvlJc w:val="left"/>
      <w:pPr>
        <w:tabs>
          <w:tab w:val="num" w:pos="720"/>
        </w:tabs>
        <w:ind w:left="720" w:hanging="360"/>
      </w:pPr>
      <w:rPr>
        <w:rFonts w:hint="default"/>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 w15:restartNumberingAfterBreak="0">
    <w:nsid w:val="3F9735CE"/>
    <w:multiLevelType w:val="hybridMultilevel"/>
    <w:tmpl w:val="FF2A85B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B0C419C"/>
    <w:multiLevelType w:val="hybridMultilevel"/>
    <w:tmpl w:val="DDE2BB6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ADE6254"/>
    <w:multiLevelType w:val="hybridMultilevel"/>
    <w:tmpl w:val="9460B1DC"/>
    <w:lvl w:ilvl="0" w:tplc="59C0902C">
      <w:start w:val="1"/>
      <w:numFmt w:val="upperRoman"/>
      <w:lvlText w:val="%1."/>
      <w:lvlJc w:val="left"/>
      <w:pPr>
        <w:tabs>
          <w:tab w:val="num" w:pos="1080"/>
        </w:tabs>
        <w:ind w:left="1080" w:hanging="720"/>
      </w:pPr>
      <w:rPr>
        <w:rFonts w:ascii="Garamond" w:hAnsi="Garamond" w:hint="default"/>
        <w:b/>
        <w:i w:val="0"/>
        <w:sz w:val="32"/>
        <w:szCs w:val="32"/>
      </w:rPr>
    </w:lvl>
    <w:lvl w:ilvl="1" w:tplc="5E461892">
      <w:start w:val="1"/>
      <w:numFmt w:val="upperRoman"/>
      <w:lvlText w:val="%2."/>
      <w:lvlJc w:val="left"/>
      <w:pPr>
        <w:tabs>
          <w:tab w:val="num" w:pos="1800"/>
        </w:tabs>
        <w:ind w:left="1800" w:hanging="720"/>
      </w:pPr>
      <w:rPr>
        <w:rFonts w:ascii="Garamond" w:hAnsi="Garamond" w:hint="default"/>
        <w:b/>
        <w:i w:val="0"/>
        <w:sz w:val="32"/>
        <w:szCs w:val="32"/>
      </w:rPr>
    </w:lvl>
    <w:lvl w:ilvl="2" w:tplc="08090005">
      <w:start w:val="1"/>
      <w:numFmt w:val="bullet"/>
      <w:lvlText w:val=""/>
      <w:lvlJc w:val="left"/>
      <w:pPr>
        <w:tabs>
          <w:tab w:val="num" w:pos="2160"/>
        </w:tabs>
        <w:ind w:left="2160" w:hanging="360"/>
      </w:pPr>
      <w:rPr>
        <w:rFonts w:ascii="Wingdings" w:hAnsi="Wingdings" w:hint="default"/>
        <w:b/>
        <w:i w:val="0"/>
        <w:sz w:val="32"/>
        <w:szCs w:val="32"/>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MS Mincho"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MS Mincho"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8"/>
  </w:num>
  <w:num w:numId="3">
    <w:abstractNumId w:val="1"/>
  </w:num>
  <w:num w:numId="4">
    <w:abstractNumId w:val="4"/>
  </w:num>
  <w:num w:numId="5">
    <w:abstractNumId w:val="5"/>
  </w:num>
  <w:num w:numId="6">
    <w:abstractNumId w:val="2"/>
  </w:num>
  <w:num w:numId="7">
    <w:abstractNumId w:val="6"/>
  </w:num>
  <w:num w:numId="8">
    <w:abstractNumId w:val="7"/>
  </w:num>
  <w:num w:numId="9">
    <w:abstractNumId w:val="3"/>
  </w:num>
  <w:numIdMacAtCleanup w:val="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orrie">
    <w15:presenceInfo w15:providerId="None" w15:userId="anorrie"/>
  </w15:person>
  <w15:person w15:author="gkumar">
    <w15:presenceInfo w15:providerId="None" w15:userId="gkum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gutterAtTop/>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revisionView w:markup="0"/>
  <w:trackRevisions/>
  <w:defaultTabStop w:val="1080"/>
  <w:drawingGridHorizontalSpacing w:val="120"/>
  <w:drawingGridVerticalSpacing w:val="187"/>
  <w:displayHorizontalDrawingGridEvery w:val="2"/>
  <w:noPunctuationKerning/>
  <w:characterSpacingControl w:val="doNotCompress"/>
  <w:hdrShapeDefaults>
    <o:shapedefaults v:ext="edit" spidmax="1843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6429"/>
    <w:rsid w:val="00004645"/>
    <w:rsid w:val="00017C71"/>
    <w:rsid w:val="00055F28"/>
    <w:rsid w:val="000627DC"/>
    <w:rsid w:val="000650E3"/>
    <w:rsid w:val="00065BD9"/>
    <w:rsid w:val="0006627B"/>
    <w:rsid w:val="00073D19"/>
    <w:rsid w:val="000A3527"/>
    <w:rsid w:val="000A46A3"/>
    <w:rsid w:val="000B3963"/>
    <w:rsid w:val="000C58D8"/>
    <w:rsid w:val="000D4074"/>
    <w:rsid w:val="000F4AB1"/>
    <w:rsid w:val="000F5624"/>
    <w:rsid w:val="000F744C"/>
    <w:rsid w:val="00115008"/>
    <w:rsid w:val="00141083"/>
    <w:rsid w:val="00141797"/>
    <w:rsid w:val="00145FA7"/>
    <w:rsid w:val="00146981"/>
    <w:rsid w:val="001510EA"/>
    <w:rsid w:val="001603DD"/>
    <w:rsid w:val="00162720"/>
    <w:rsid w:val="001715C7"/>
    <w:rsid w:val="00175055"/>
    <w:rsid w:val="00176E39"/>
    <w:rsid w:val="001E229F"/>
    <w:rsid w:val="00204A73"/>
    <w:rsid w:val="00206DE4"/>
    <w:rsid w:val="00222B00"/>
    <w:rsid w:val="00230240"/>
    <w:rsid w:val="0024168D"/>
    <w:rsid w:val="00246EEB"/>
    <w:rsid w:val="00255EB3"/>
    <w:rsid w:val="00273541"/>
    <w:rsid w:val="00295651"/>
    <w:rsid w:val="002A159F"/>
    <w:rsid w:val="002A47CB"/>
    <w:rsid w:val="002C2CC8"/>
    <w:rsid w:val="002D2C52"/>
    <w:rsid w:val="002E1449"/>
    <w:rsid w:val="002E7778"/>
    <w:rsid w:val="003025E4"/>
    <w:rsid w:val="003260B4"/>
    <w:rsid w:val="003559EA"/>
    <w:rsid w:val="00355A66"/>
    <w:rsid w:val="003651F4"/>
    <w:rsid w:val="00382597"/>
    <w:rsid w:val="00391513"/>
    <w:rsid w:val="00391C4D"/>
    <w:rsid w:val="003B1886"/>
    <w:rsid w:val="003C2CFC"/>
    <w:rsid w:val="003C7255"/>
    <w:rsid w:val="003D28FD"/>
    <w:rsid w:val="003D46D2"/>
    <w:rsid w:val="003E55A2"/>
    <w:rsid w:val="004112C9"/>
    <w:rsid w:val="004354FC"/>
    <w:rsid w:val="00455497"/>
    <w:rsid w:val="00457956"/>
    <w:rsid w:val="00460C53"/>
    <w:rsid w:val="00462D37"/>
    <w:rsid w:val="00471CA5"/>
    <w:rsid w:val="004820D4"/>
    <w:rsid w:val="0049074A"/>
    <w:rsid w:val="004913DF"/>
    <w:rsid w:val="004C1BD7"/>
    <w:rsid w:val="004F0126"/>
    <w:rsid w:val="004F7CA2"/>
    <w:rsid w:val="00501755"/>
    <w:rsid w:val="0053726D"/>
    <w:rsid w:val="00560649"/>
    <w:rsid w:val="005629E0"/>
    <w:rsid w:val="005744DF"/>
    <w:rsid w:val="005877F7"/>
    <w:rsid w:val="00592F94"/>
    <w:rsid w:val="005C64F2"/>
    <w:rsid w:val="005F10C4"/>
    <w:rsid w:val="00603367"/>
    <w:rsid w:val="006144D5"/>
    <w:rsid w:val="006228B0"/>
    <w:rsid w:val="006403C8"/>
    <w:rsid w:val="00646BBA"/>
    <w:rsid w:val="0066373C"/>
    <w:rsid w:val="006755DC"/>
    <w:rsid w:val="00695371"/>
    <w:rsid w:val="006A004F"/>
    <w:rsid w:val="006A4CFF"/>
    <w:rsid w:val="006A7C3B"/>
    <w:rsid w:val="006D5783"/>
    <w:rsid w:val="006E60A8"/>
    <w:rsid w:val="0070699E"/>
    <w:rsid w:val="00715957"/>
    <w:rsid w:val="00720351"/>
    <w:rsid w:val="007251A5"/>
    <w:rsid w:val="00725779"/>
    <w:rsid w:val="00735B9F"/>
    <w:rsid w:val="00741095"/>
    <w:rsid w:val="00743E96"/>
    <w:rsid w:val="00753954"/>
    <w:rsid w:val="0077144E"/>
    <w:rsid w:val="0077318C"/>
    <w:rsid w:val="0077342E"/>
    <w:rsid w:val="0077424B"/>
    <w:rsid w:val="00786577"/>
    <w:rsid w:val="00794D16"/>
    <w:rsid w:val="007D13D5"/>
    <w:rsid w:val="007D376F"/>
    <w:rsid w:val="007E18AD"/>
    <w:rsid w:val="0082117F"/>
    <w:rsid w:val="00823006"/>
    <w:rsid w:val="00827549"/>
    <w:rsid w:val="008375C4"/>
    <w:rsid w:val="00844CC9"/>
    <w:rsid w:val="00854E39"/>
    <w:rsid w:val="00855BC6"/>
    <w:rsid w:val="00871952"/>
    <w:rsid w:val="00884E5B"/>
    <w:rsid w:val="008B3A10"/>
    <w:rsid w:val="008C30DF"/>
    <w:rsid w:val="008C457C"/>
    <w:rsid w:val="00906D2F"/>
    <w:rsid w:val="009078BA"/>
    <w:rsid w:val="00920098"/>
    <w:rsid w:val="00930470"/>
    <w:rsid w:val="00943ADE"/>
    <w:rsid w:val="00971191"/>
    <w:rsid w:val="009A004E"/>
    <w:rsid w:val="009B4B36"/>
    <w:rsid w:val="009C347B"/>
    <w:rsid w:val="009D1BE8"/>
    <w:rsid w:val="009D7866"/>
    <w:rsid w:val="009E13E6"/>
    <w:rsid w:val="009E589D"/>
    <w:rsid w:val="009F7B3E"/>
    <w:rsid w:val="00A0345F"/>
    <w:rsid w:val="00A06429"/>
    <w:rsid w:val="00A07B96"/>
    <w:rsid w:val="00A27156"/>
    <w:rsid w:val="00A46BA9"/>
    <w:rsid w:val="00A65929"/>
    <w:rsid w:val="00A71659"/>
    <w:rsid w:val="00A84C9E"/>
    <w:rsid w:val="00AB28EA"/>
    <w:rsid w:val="00AB3F34"/>
    <w:rsid w:val="00AC38D7"/>
    <w:rsid w:val="00AD4C00"/>
    <w:rsid w:val="00AD7DD1"/>
    <w:rsid w:val="00AE26DC"/>
    <w:rsid w:val="00B24A26"/>
    <w:rsid w:val="00B6798F"/>
    <w:rsid w:val="00BA0E2E"/>
    <w:rsid w:val="00BA18D6"/>
    <w:rsid w:val="00BB5C42"/>
    <w:rsid w:val="00BC7639"/>
    <w:rsid w:val="00BD344F"/>
    <w:rsid w:val="00BD6B2E"/>
    <w:rsid w:val="00BE035A"/>
    <w:rsid w:val="00BE337A"/>
    <w:rsid w:val="00BE6661"/>
    <w:rsid w:val="00BE7DA7"/>
    <w:rsid w:val="00BF409E"/>
    <w:rsid w:val="00BF4409"/>
    <w:rsid w:val="00C03170"/>
    <w:rsid w:val="00C221E6"/>
    <w:rsid w:val="00C27F7A"/>
    <w:rsid w:val="00C3119D"/>
    <w:rsid w:val="00C62CAC"/>
    <w:rsid w:val="00C634E6"/>
    <w:rsid w:val="00C72E31"/>
    <w:rsid w:val="00C763F7"/>
    <w:rsid w:val="00C97DF9"/>
    <w:rsid w:val="00CA3E29"/>
    <w:rsid w:val="00CD62E9"/>
    <w:rsid w:val="00CE4546"/>
    <w:rsid w:val="00D04FE9"/>
    <w:rsid w:val="00D40EDD"/>
    <w:rsid w:val="00D46C30"/>
    <w:rsid w:val="00D61E62"/>
    <w:rsid w:val="00D81C27"/>
    <w:rsid w:val="00D85951"/>
    <w:rsid w:val="00D86CFE"/>
    <w:rsid w:val="00DA2996"/>
    <w:rsid w:val="00DB2ACE"/>
    <w:rsid w:val="00DC6598"/>
    <w:rsid w:val="00DD7B8D"/>
    <w:rsid w:val="00DE0F07"/>
    <w:rsid w:val="00DE55FD"/>
    <w:rsid w:val="00E050DD"/>
    <w:rsid w:val="00E0549D"/>
    <w:rsid w:val="00E31AD2"/>
    <w:rsid w:val="00E3342C"/>
    <w:rsid w:val="00E635FD"/>
    <w:rsid w:val="00E94590"/>
    <w:rsid w:val="00EB3EAF"/>
    <w:rsid w:val="00EC46E2"/>
    <w:rsid w:val="00EC68CC"/>
    <w:rsid w:val="00ED15F9"/>
    <w:rsid w:val="00ED551E"/>
    <w:rsid w:val="00EF61E1"/>
    <w:rsid w:val="00F00F24"/>
    <w:rsid w:val="00F01C89"/>
    <w:rsid w:val="00F05EC3"/>
    <w:rsid w:val="00F300FC"/>
    <w:rsid w:val="00F3418C"/>
    <w:rsid w:val="00F4074D"/>
    <w:rsid w:val="00F5078B"/>
    <w:rsid w:val="00F71BF4"/>
    <w:rsid w:val="00FA207A"/>
    <w:rsid w:val="00FB3955"/>
    <w:rsid w:val="00FC3A0F"/>
    <w:rsid w:val="00FC4109"/>
    <w:rsid w:val="00FE108E"/>
    <w:rsid w:val="00FF320D"/>
    <w:rsid w:val="00FF65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3"/>
    <o:shapelayout v:ext="edit">
      <o:idmap v:ext="edit" data="1"/>
    </o:shapelayout>
  </w:shapeDefaults>
  <w:decimalSymbol w:val="."/>
  <w:listSeparator w:val=","/>
  <w15:docId w15:val="{4F9CC159-427F-42CA-906F-69B3849CA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3E96"/>
    <w:rPr>
      <w:rFonts w:ascii="Helvetica Neue" w:hAnsi="Helvetica Neue"/>
      <w:sz w:val="28"/>
    </w:rPr>
  </w:style>
  <w:style w:type="paragraph" w:styleId="Heading1">
    <w:name w:val="heading 1"/>
    <w:aliases w:val="QHeading 1"/>
    <w:basedOn w:val="Normal"/>
    <w:next w:val="Normal"/>
    <w:link w:val="Heading1Char"/>
    <w:autoRedefine/>
    <w:uiPriority w:val="9"/>
    <w:qFormat/>
    <w:rsid w:val="00391C4D"/>
    <w:pPr>
      <w:keepNext/>
      <w:keepLines/>
      <w:spacing w:before="480" w:after="0"/>
      <w:outlineLvl w:val="0"/>
      <w:pPrChange w:id="0" w:author="anorrie" w:date="2016-07-28T15:44:00Z">
        <w:pPr>
          <w:keepNext/>
          <w:keepLines/>
          <w:spacing w:before="480" w:line="276" w:lineRule="auto"/>
          <w:outlineLvl w:val="0"/>
        </w:pPr>
      </w:pPrChange>
    </w:pPr>
    <w:rPr>
      <w:rFonts w:eastAsiaTheme="majorEastAsia" w:cstheme="majorBidi"/>
      <w:b/>
      <w:bCs/>
      <w:color w:val="2A698C"/>
      <w:sz w:val="32"/>
      <w:szCs w:val="28"/>
      <w:rPrChange w:id="0" w:author="anorrie" w:date="2016-07-28T15:44:00Z">
        <w:rPr>
          <w:rFonts w:ascii="Helvetica Neue" w:eastAsiaTheme="majorEastAsia" w:hAnsi="Helvetica Neue" w:cstheme="majorBidi"/>
          <w:b/>
          <w:bCs/>
          <w:color w:val="2A698C"/>
          <w:sz w:val="32"/>
          <w:szCs w:val="28"/>
          <w:lang w:val="en-GB" w:eastAsia="en-US" w:bidi="ar-SA"/>
        </w:rPr>
      </w:rPrChange>
    </w:rPr>
  </w:style>
  <w:style w:type="paragraph" w:styleId="Heading2">
    <w:name w:val="heading 2"/>
    <w:aliases w:val="QHeading 2"/>
    <w:basedOn w:val="Normal"/>
    <w:next w:val="Normal"/>
    <w:link w:val="Heading2Char"/>
    <w:autoRedefine/>
    <w:uiPriority w:val="9"/>
    <w:unhideWhenUsed/>
    <w:qFormat/>
    <w:rsid w:val="007D376F"/>
    <w:pPr>
      <w:keepNext/>
      <w:keepLines/>
      <w:spacing w:before="200" w:after="0"/>
      <w:outlineLvl w:val="1"/>
    </w:pPr>
    <w:rPr>
      <w:rFonts w:eastAsiaTheme="majorEastAsia" w:cstheme="majorBidi"/>
      <w:b/>
      <w:bCs/>
      <w:color w:val="3585B1"/>
      <w:sz w:val="26"/>
      <w:szCs w:val="26"/>
    </w:rPr>
  </w:style>
  <w:style w:type="paragraph" w:styleId="Heading3">
    <w:name w:val="heading 3"/>
    <w:aliases w:val="QHeading 3"/>
    <w:basedOn w:val="Normal"/>
    <w:next w:val="Normal"/>
    <w:link w:val="Heading3Char"/>
    <w:autoRedefine/>
    <w:uiPriority w:val="9"/>
    <w:unhideWhenUsed/>
    <w:qFormat/>
    <w:rsid w:val="007D376F"/>
    <w:pPr>
      <w:keepNext/>
      <w:keepLines/>
      <w:spacing w:before="200" w:after="0"/>
      <w:outlineLvl w:val="2"/>
    </w:pPr>
    <w:rPr>
      <w:rFonts w:eastAsiaTheme="majorEastAsia" w:cstheme="majorBidi"/>
      <w:b/>
      <w:bCs/>
      <w:color w:val="489AC8"/>
      <w:sz w:val="24"/>
    </w:rPr>
  </w:style>
  <w:style w:type="paragraph" w:styleId="Heading4">
    <w:name w:val="heading 4"/>
    <w:aliases w:val="QHeading 4"/>
    <w:basedOn w:val="Normal"/>
    <w:next w:val="Normal"/>
    <w:link w:val="Heading4Char"/>
    <w:autoRedefine/>
    <w:uiPriority w:val="9"/>
    <w:unhideWhenUsed/>
    <w:qFormat/>
    <w:rsid w:val="007D376F"/>
    <w:pPr>
      <w:keepNext/>
      <w:keepLines/>
      <w:spacing w:before="200" w:after="0"/>
      <w:outlineLvl w:val="3"/>
    </w:pPr>
    <w:rPr>
      <w:rFonts w:eastAsiaTheme="majorEastAsia" w:cstheme="majorBidi"/>
      <w:b/>
      <w:bCs/>
      <w:i/>
      <w:iCs/>
      <w:color w:val="68ACD2"/>
      <w:sz w:val="24"/>
    </w:rPr>
  </w:style>
  <w:style w:type="paragraph" w:styleId="Heading5">
    <w:name w:val="heading 5"/>
    <w:basedOn w:val="Normal"/>
    <w:next w:val="Normal"/>
    <w:link w:val="Heading5Char"/>
    <w:uiPriority w:val="9"/>
    <w:unhideWhenUsed/>
    <w:rsid w:val="00854E3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D376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D376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D376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7D376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D84FEA"/>
    <w:pPr>
      <w:tabs>
        <w:tab w:val="left" w:pos="600"/>
        <w:tab w:val="left" w:pos="720"/>
        <w:tab w:val="right" w:leader="dot" w:pos="8630"/>
      </w:tabs>
    </w:pPr>
  </w:style>
  <w:style w:type="paragraph" w:styleId="TOC2">
    <w:name w:val="toc 2"/>
    <w:basedOn w:val="Normal"/>
    <w:next w:val="Normal"/>
    <w:autoRedefine/>
    <w:uiPriority w:val="39"/>
    <w:rsid w:val="00794D16"/>
    <w:pPr>
      <w:ind w:left="240"/>
    </w:pPr>
  </w:style>
  <w:style w:type="paragraph" w:styleId="TOC3">
    <w:name w:val="toc 3"/>
    <w:basedOn w:val="Normal"/>
    <w:next w:val="Normal"/>
    <w:autoRedefine/>
    <w:uiPriority w:val="39"/>
    <w:rsid w:val="00794D16"/>
    <w:pPr>
      <w:ind w:left="480"/>
    </w:pPr>
  </w:style>
  <w:style w:type="paragraph" w:styleId="TOC4">
    <w:name w:val="toc 4"/>
    <w:basedOn w:val="Normal"/>
    <w:next w:val="Normal"/>
    <w:autoRedefine/>
    <w:semiHidden/>
    <w:rsid w:val="00794D16"/>
    <w:pPr>
      <w:ind w:left="720"/>
    </w:pPr>
  </w:style>
  <w:style w:type="paragraph" w:styleId="TOC5">
    <w:name w:val="toc 5"/>
    <w:basedOn w:val="Normal"/>
    <w:next w:val="Normal"/>
    <w:autoRedefine/>
    <w:semiHidden/>
    <w:rsid w:val="00794D16"/>
    <w:pPr>
      <w:ind w:left="960"/>
    </w:pPr>
  </w:style>
  <w:style w:type="paragraph" w:styleId="TOC6">
    <w:name w:val="toc 6"/>
    <w:basedOn w:val="Normal"/>
    <w:next w:val="Normal"/>
    <w:autoRedefine/>
    <w:semiHidden/>
    <w:rsid w:val="00794D16"/>
    <w:pPr>
      <w:ind w:left="1200"/>
    </w:pPr>
  </w:style>
  <w:style w:type="paragraph" w:styleId="TOC7">
    <w:name w:val="toc 7"/>
    <w:basedOn w:val="Normal"/>
    <w:next w:val="Normal"/>
    <w:autoRedefine/>
    <w:semiHidden/>
    <w:rsid w:val="00794D16"/>
    <w:pPr>
      <w:ind w:left="1440"/>
    </w:pPr>
  </w:style>
  <w:style w:type="paragraph" w:styleId="TOC8">
    <w:name w:val="toc 8"/>
    <w:basedOn w:val="Normal"/>
    <w:next w:val="Normal"/>
    <w:autoRedefine/>
    <w:semiHidden/>
    <w:rsid w:val="00794D16"/>
    <w:pPr>
      <w:ind w:left="1680"/>
    </w:pPr>
  </w:style>
  <w:style w:type="paragraph" w:styleId="TOC9">
    <w:name w:val="toc 9"/>
    <w:basedOn w:val="Normal"/>
    <w:next w:val="Normal"/>
    <w:autoRedefine/>
    <w:semiHidden/>
    <w:rsid w:val="00794D16"/>
    <w:pPr>
      <w:ind w:left="1920"/>
    </w:pPr>
  </w:style>
  <w:style w:type="character" w:styleId="CommentReference">
    <w:name w:val="annotation reference"/>
    <w:basedOn w:val="DefaultParagraphFont"/>
    <w:semiHidden/>
    <w:rsid w:val="00794D16"/>
    <w:rPr>
      <w:sz w:val="16"/>
      <w:szCs w:val="16"/>
    </w:rPr>
  </w:style>
  <w:style w:type="paragraph" w:styleId="CommentText">
    <w:name w:val="annotation text"/>
    <w:basedOn w:val="Normal"/>
    <w:semiHidden/>
    <w:rsid w:val="00794D16"/>
    <w:rPr>
      <w:sz w:val="20"/>
      <w:szCs w:val="20"/>
    </w:rPr>
  </w:style>
  <w:style w:type="paragraph" w:styleId="CommentSubject">
    <w:name w:val="annotation subject"/>
    <w:basedOn w:val="CommentText"/>
    <w:next w:val="CommentText"/>
    <w:semiHidden/>
    <w:rsid w:val="00794D16"/>
    <w:rPr>
      <w:b/>
      <w:bCs/>
    </w:rPr>
  </w:style>
  <w:style w:type="paragraph" w:styleId="BalloonText">
    <w:name w:val="Balloon Text"/>
    <w:basedOn w:val="Normal"/>
    <w:semiHidden/>
    <w:rsid w:val="00794D16"/>
    <w:rPr>
      <w:rFonts w:ascii="Tahoma" w:hAnsi="Tahoma" w:cs="Tahoma"/>
      <w:sz w:val="16"/>
      <w:szCs w:val="16"/>
    </w:rPr>
  </w:style>
  <w:style w:type="paragraph" w:styleId="FootnoteText">
    <w:name w:val="footnote text"/>
    <w:basedOn w:val="Normal"/>
    <w:semiHidden/>
    <w:rsid w:val="00794D16"/>
    <w:rPr>
      <w:sz w:val="20"/>
      <w:szCs w:val="20"/>
    </w:rPr>
  </w:style>
  <w:style w:type="character" w:styleId="FootnoteReference">
    <w:name w:val="footnote reference"/>
    <w:basedOn w:val="DefaultParagraphFont"/>
    <w:semiHidden/>
    <w:rsid w:val="00794D16"/>
    <w:rPr>
      <w:vertAlign w:val="superscript"/>
    </w:rPr>
  </w:style>
  <w:style w:type="paragraph" w:customStyle="1" w:styleId="InsideSectionHeading">
    <w:name w:val="Inside Section Heading"/>
    <w:basedOn w:val="Normal"/>
    <w:rsid w:val="00BF4993"/>
    <w:pPr>
      <w:keepNext/>
      <w:spacing w:before="320" w:after="40" w:line="240" w:lineRule="auto"/>
    </w:pPr>
    <w:rPr>
      <w:b/>
      <w:bCs/>
      <w:szCs w:val="20"/>
    </w:rPr>
  </w:style>
  <w:style w:type="paragraph" w:styleId="Caption">
    <w:name w:val="caption"/>
    <w:basedOn w:val="Normal"/>
    <w:next w:val="Normal"/>
    <w:uiPriority w:val="35"/>
    <w:unhideWhenUsed/>
    <w:rsid w:val="00854E39"/>
    <w:pPr>
      <w:spacing w:line="240" w:lineRule="auto"/>
    </w:pPr>
    <w:rPr>
      <w:b/>
      <w:bCs/>
      <w:color w:val="4F81BD" w:themeColor="accent1"/>
      <w:sz w:val="18"/>
      <w:szCs w:val="18"/>
    </w:rPr>
  </w:style>
  <w:style w:type="paragraph" w:customStyle="1" w:styleId="TableHeadersCentered">
    <w:name w:val="Table Headers Centered"/>
    <w:basedOn w:val="TableHeaders"/>
    <w:rsid w:val="00FD0277"/>
    <w:pPr>
      <w:spacing w:before="40"/>
      <w:jc w:val="center"/>
    </w:pPr>
  </w:style>
  <w:style w:type="paragraph" w:styleId="Header">
    <w:name w:val="header"/>
    <w:basedOn w:val="Normal"/>
    <w:rsid w:val="00E212C1"/>
    <w:pPr>
      <w:tabs>
        <w:tab w:val="center" w:pos="4320"/>
        <w:tab w:val="right" w:pos="8640"/>
      </w:tabs>
    </w:pPr>
  </w:style>
  <w:style w:type="paragraph" w:customStyle="1" w:styleId="Italic">
    <w:name w:val="Italic"/>
    <w:basedOn w:val="Normal"/>
    <w:link w:val="ItalicCharChar"/>
    <w:rsid w:val="00C54D9D"/>
    <w:pPr>
      <w:spacing w:after="0"/>
    </w:pPr>
    <w:rPr>
      <w:i/>
      <w:iCs/>
      <w:sz w:val="18"/>
      <w:szCs w:val="20"/>
    </w:rPr>
  </w:style>
  <w:style w:type="character" w:customStyle="1" w:styleId="ItalicCharChar">
    <w:name w:val="Italic Char Char"/>
    <w:basedOn w:val="DefaultParagraphFont"/>
    <w:link w:val="Italic"/>
    <w:rsid w:val="00C54D9D"/>
    <w:rPr>
      <w:rFonts w:ascii="Garamond" w:hAnsi="Garamond"/>
      <w:i/>
      <w:iCs/>
      <w:sz w:val="18"/>
      <w:lang w:val="en-US" w:eastAsia="en-US" w:bidi="ar-SA"/>
    </w:rPr>
  </w:style>
  <w:style w:type="paragraph" w:customStyle="1" w:styleId="TableHeaders">
    <w:name w:val="Table Headers"/>
    <w:basedOn w:val="Normal"/>
    <w:rsid w:val="00AA6911"/>
    <w:pPr>
      <w:spacing w:before="60" w:after="40" w:line="240" w:lineRule="auto"/>
    </w:pPr>
    <w:rPr>
      <w:b/>
      <w:bCs/>
      <w:sz w:val="18"/>
      <w:szCs w:val="20"/>
    </w:rPr>
  </w:style>
  <w:style w:type="paragraph" w:customStyle="1" w:styleId="ContactInformation">
    <w:name w:val="Contact Information"/>
    <w:basedOn w:val="Normal"/>
    <w:rsid w:val="005C21E6"/>
    <w:pPr>
      <w:spacing w:after="0"/>
    </w:pPr>
  </w:style>
  <w:style w:type="paragraph" w:customStyle="1" w:styleId="BulletedList">
    <w:name w:val="Bulleted List"/>
    <w:basedOn w:val="Normal"/>
    <w:rsid w:val="00037014"/>
    <w:pPr>
      <w:spacing w:line="240" w:lineRule="auto"/>
    </w:pPr>
  </w:style>
  <w:style w:type="paragraph" w:customStyle="1" w:styleId="Bold">
    <w:name w:val="Bold"/>
    <w:basedOn w:val="Normal"/>
    <w:link w:val="BoldChar"/>
    <w:rsid w:val="00D86909"/>
    <w:rPr>
      <w:b/>
    </w:rPr>
  </w:style>
  <w:style w:type="paragraph" w:customStyle="1" w:styleId="BulletedList2">
    <w:name w:val="Bulleted List 2"/>
    <w:basedOn w:val="BulletedList"/>
    <w:rsid w:val="00037014"/>
    <w:pPr>
      <w:numPr>
        <w:numId w:val="1"/>
      </w:numPr>
      <w:contextualSpacing/>
    </w:pPr>
  </w:style>
  <w:style w:type="character" w:customStyle="1" w:styleId="BoldChar">
    <w:name w:val="Bold Char"/>
    <w:basedOn w:val="DefaultParagraphFont"/>
    <w:link w:val="Bold"/>
    <w:rsid w:val="00D86909"/>
    <w:rPr>
      <w:rFonts w:ascii="Garamond" w:hAnsi="Garamond"/>
      <w:b/>
      <w:sz w:val="22"/>
      <w:szCs w:val="24"/>
      <w:lang w:val="en-US" w:eastAsia="en-US" w:bidi="ar-SA"/>
    </w:rPr>
  </w:style>
  <w:style w:type="paragraph" w:customStyle="1" w:styleId="ContactInformationBold">
    <w:name w:val="Contact Information Bold"/>
    <w:basedOn w:val="ContactInformation"/>
    <w:rsid w:val="00D86909"/>
    <w:rPr>
      <w:b/>
    </w:rPr>
  </w:style>
  <w:style w:type="paragraph" w:customStyle="1" w:styleId="TableText">
    <w:name w:val="Table Text"/>
    <w:basedOn w:val="Normal"/>
    <w:rsid w:val="00FD0277"/>
    <w:pPr>
      <w:spacing w:after="0" w:line="240" w:lineRule="auto"/>
      <w:jc w:val="center"/>
    </w:pPr>
    <w:rPr>
      <w:sz w:val="18"/>
    </w:rPr>
  </w:style>
  <w:style w:type="paragraph" w:styleId="Footer">
    <w:name w:val="footer"/>
    <w:basedOn w:val="Normal"/>
    <w:semiHidden/>
    <w:rsid w:val="00E212C1"/>
    <w:pPr>
      <w:tabs>
        <w:tab w:val="center" w:pos="4320"/>
        <w:tab w:val="right" w:pos="8640"/>
      </w:tabs>
    </w:pPr>
  </w:style>
  <w:style w:type="character" w:styleId="Hyperlink">
    <w:name w:val="Hyperlink"/>
    <w:basedOn w:val="DefaultParagraphFont"/>
    <w:uiPriority w:val="99"/>
    <w:rsid w:val="00162720"/>
    <w:rPr>
      <w:color w:val="0000FF"/>
      <w:u w:val="single"/>
    </w:rPr>
  </w:style>
  <w:style w:type="character" w:customStyle="1" w:styleId="StyleTrebuchetMS">
    <w:name w:val="Style Trebuchet MS"/>
    <w:basedOn w:val="DefaultParagraphFont"/>
    <w:rsid w:val="00F4074D"/>
    <w:rPr>
      <w:rFonts w:ascii="Trebuchet MS" w:hAnsi="Trebuchet MS"/>
      <w:sz w:val="22"/>
    </w:rPr>
  </w:style>
  <w:style w:type="paragraph" w:styleId="NormalWeb">
    <w:name w:val="Normal (Web)"/>
    <w:basedOn w:val="Normal"/>
    <w:link w:val="NormalWebChar"/>
    <w:rsid w:val="00BE337A"/>
    <w:pPr>
      <w:spacing w:before="100" w:beforeAutospacing="1" w:after="100" w:afterAutospacing="1" w:line="240" w:lineRule="auto"/>
    </w:pPr>
    <w:rPr>
      <w:rFonts w:ascii="Times New Roman" w:hAnsi="Times New Roman"/>
      <w:sz w:val="24"/>
      <w:lang w:eastAsia="en-GB"/>
    </w:rPr>
  </w:style>
  <w:style w:type="character" w:styleId="Strong">
    <w:name w:val="Strong"/>
    <w:basedOn w:val="DefaultParagraphFont"/>
    <w:uiPriority w:val="22"/>
    <w:rsid w:val="00854E39"/>
    <w:rPr>
      <w:b/>
      <w:bCs/>
    </w:rPr>
  </w:style>
  <w:style w:type="character" w:customStyle="1" w:styleId="NormalWebChar">
    <w:name w:val="Normal (Web) Char"/>
    <w:basedOn w:val="DefaultParagraphFont"/>
    <w:link w:val="NormalWeb"/>
    <w:rsid w:val="000F5624"/>
    <w:rPr>
      <w:sz w:val="24"/>
      <w:szCs w:val="24"/>
      <w:lang w:val="en-GB" w:eastAsia="en-GB" w:bidi="ar-SA"/>
    </w:rPr>
  </w:style>
  <w:style w:type="character" w:customStyle="1" w:styleId="contactaddress1">
    <w:name w:val="contactaddress1"/>
    <w:basedOn w:val="DefaultParagraphFont"/>
    <w:rsid w:val="007E18AD"/>
    <w:rPr>
      <w:rFonts w:ascii="Verdana" w:hAnsi="Verdana" w:hint="default"/>
      <w:sz w:val="18"/>
      <w:szCs w:val="18"/>
    </w:rPr>
  </w:style>
  <w:style w:type="character" w:customStyle="1" w:styleId="verd12b-blu1">
    <w:name w:val="verd12b-blu1"/>
    <w:basedOn w:val="DefaultParagraphFont"/>
    <w:rsid w:val="007E18AD"/>
    <w:rPr>
      <w:rFonts w:ascii="Verdana" w:hAnsi="Verdana" w:hint="default"/>
      <w:b/>
      <w:bCs/>
      <w:i w:val="0"/>
      <w:iCs w:val="0"/>
      <w:color w:val="000099"/>
      <w:sz w:val="24"/>
      <w:szCs w:val="24"/>
    </w:rPr>
  </w:style>
  <w:style w:type="character" w:customStyle="1" w:styleId="verd101">
    <w:name w:val="verd101"/>
    <w:basedOn w:val="DefaultParagraphFont"/>
    <w:rsid w:val="007E18AD"/>
    <w:rPr>
      <w:rFonts w:ascii="Verdana" w:hAnsi="Verdana" w:hint="default"/>
      <w:b w:val="0"/>
      <w:bCs w:val="0"/>
      <w:i w:val="0"/>
      <w:iCs w:val="0"/>
      <w:sz w:val="20"/>
      <w:szCs w:val="20"/>
    </w:rPr>
  </w:style>
  <w:style w:type="paragraph" w:styleId="BodyText2">
    <w:name w:val="Body Text 2"/>
    <w:basedOn w:val="Normal"/>
    <w:rsid w:val="00FB3955"/>
    <w:pPr>
      <w:pBdr>
        <w:top w:val="single" w:sz="6" w:space="1" w:color="auto"/>
        <w:left w:val="single" w:sz="6" w:space="4" w:color="auto"/>
        <w:bottom w:val="single" w:sz="6" w:space="1" w:color="auto"/>
        <w:right w:val="single" w:sz="6" w:space="4" w:color="auto"/>
      </w:pBdr>
      <w:spacing w:after="0" w:line="240" w:lineRule="auto"/>
    </w:pPr>
    <w:rPr>
      <w:rFonts w:ascii="Arial" w:hAnsi="Arial"/>
      <w:b/>
      <w:spacing w:val="-5"/>
      <w:sz w:val="20"/>
      <w:szCs w:val="20"/>
    </w:rPr>
  </w:style>
  <w:style w:type="paragraph" w:customStyle="1" w:styleId="MainTitle">
    <w:name w:val="Main Title"/>
    <w:basedOn w:val="Heading1"/>
    <w:rsid w:val="00146981"/>
    <w:rPr>
      <w:rFonts w:cs="MV Boli"/>
      <w:sz w:val="52"/>
      <w:szCs w:val="52"/>
    </w:rPr>
  </w:style>
  <w:style w:type="character" w:styleId="FollowedHyperlink">
    <w:name w:val="FollowedHyperlink"/>
    <w:basedOn w:val="DefaultParagraphFont"/>
    <w:rsid w:val="00BD344F"/>
    <w:rPr>
      <w:color w:val="800080"/>
      <w:u w:val="single"/>
    </w:rPr>
  </w:style>
  <w:style w:type="character" w:customStyle="1" w:styleId="apple-style-span">
    <w:name w:val="apple-style-span"/>
    <w:basedOn w:val="DefaultParagraphFont"/>
    <w:rsid w:val="00BD6B2E"/>
  </w:style>
  <w:style w:type="character" w:customStyle="1" w:styleId="Heading1Char">
    <w:name w:val="Heading 1 Char"/>
    <w:aliases w:val="QHeading 1 Char"/>
    <w:basedOn w:val="DefaultParagraphFont"/>
    <w:link w:val="Heading1"/>
    <w:uiPriority w:val="9"/>
    <w:rsid w:val="00391C4D"/>
    <w:rPr>
      <w:rFonts w:ascii="Helvetica Neue" w:eastAsiaTheme="majorEastAsia" w:hAnsi="Helvetica Neue" w:cstheme="majorBidi"/>
      <w:b/>
      <w:bCs/>
      <w:color w:val="2A698C"/>
      <w:sz w:val="32"/>
      <w:szCs w:val="28"/>
    </w:rPr>
  </w:style>
  <w:style w:type="character" w:customStyle="1" w:styleId="Heading2Char">
    <w:name w:val="Heading 2 Char"/>
    <w:aliases w:val="QHeading 2 Char"/>
    <w:basedOn w:val="DefaultParagraphFont"/>
    <w:link w:val="Heading2"/>
    <w:uiPriority w:val="9"/>
    <w:rsid w:val="007D376F"/>
    <w:rPr>
      <w:rFonts w:ascii="Helvetica Neue" w:eastAsiaTheme="majorEastAsia" w:hAnsi="Helvetica Neue" w:cstheme="majorBidi"/>
      <w:b/>
      <w:bCs/>
      <w:color w:val="3585B1"/>
      <w:sz w:val="26"/>
      <w:szCs w:val="26"/>
    </w:rPr>
  </w:style>
  <w:style w:type="character" w:customStyle="1" w:styleId="Heading3Char">
    <w:name w:val="Heading 3 Char"/>
    <w:aliases w:val="QHeading 3 Char"/>
    <w:basedOn w:val="DefaultParagraphFont"/>
    <w:link w:val="Heading3"/>
    <w:uiPriority w:val="9"/>
    <w:rsid w:val="007D376F"/>
    <w:rPr>
      <w:rFonts w:ascii="Helvetica Neue" w:eastAsiaTheme="majorEastAsia" w:hAnsi="Helvetica Neue" w:cstheme="majorBidi"/>
      <w:b/>
      <w:bCs/>
      <w:color w:val="489AC8"/>
      <w:sz w:val="24"/>
    </w:rPr>
  </w:style>
  <w:style w:type="character" w:customStyle="1" w:styleId="Heading4Char">
    <w:name w:val="Heading 4 Char"/>
    <w:aliases w:val="QHeading 4 Char"/>
    <w:basedOn w:val="DefaultParagraphFont"/>
    <w:link w:val="Heading4"/>
    <w:uiPriority w:val="9"/>
    <w:rsid w:val="007D376F"/>
    <w:rPr>
      <w:rFonts w:ascii="Helvetica Neue" w:eastAsiaTheme="majorEastAsia" w:hAnsi="Helvetica Neue" w:cstheme="majorBidi"/>
      <w:b/>
      <w:bCs/>
      <w:i/>
      <w:iCs/>
      <w:color w:val="68ACD2"/>
      <w:sz w:val="24"/>
    </w:rPr>
  </w:style>
  <w:style w:type="character" w:customStyle="1" w:styleId="Heading5Char">
    <w:name w:val="Heading 5 Char"/>
    <w:basedOn w:val="DefaultParagraphFont"/>
    <w:link w:val="Heading5"/>
    <w:uiPriority w:val="9"/>
    <w:rsid w:val="00854E3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D376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D376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D376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7D376F"/>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rsid w:val="00854E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54E39"/>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rsid w:val="00854E39"/>
    <w:rPr>
      <w:i/>
      <w:iCs/>
    </w:rPr>
  </w:style>
  <w:style w:type="paragraph" w:styleId="NoSpacing">
    <w:name w:val="No Spacing"/>
    <w:uiPriority w:val="1"/>
    <w:rsid w:val="00854E39"/>
    <w:pPr>
      <w:spacing w:after="0" w:line="240" w:lineRule="auto"/>
    </w:pPr>
  </w:style>
  <w:style w:type="paragraph" w:styleId="ListParagraph">
    <w:name w:val="List Paragraph"/>
    <w:basedOn w:val="Normal"/>
    <w:uiPriority w:val="34"/>
    <w:qFormat/>
    <w:rsid w:val="00854E39"/>
    <w:pPr>
      <w:ind w:left="720"/>
      <w:contextualSpacing/>
    </w:pPr>
  </w:style>
  <w:style w:type="paragraph" w:styleId="Quote">
    <w:name w:val="Quote"/>
    <w:basedOn w:val="Normal"/>
    <w:next w:val="Normal"/>
    <w:link w:val="QuoteChar"/>
    <w:uiPriority w:val="29"/>
    <w:rsid w:val="00854E39"/>
    <w:rPr>
      <w:i/>
      <w:iCs/>
      <w:color w:val="000000" w:themeColor="text1"/>
    </w:rPr>
  </w:style>
  <w:style w:type="character" w:customStyle="1" w:styleId="QuoteChar">
    <w:name w:val="Quote Char"/>
    <w:basedOn w:val="DefaultParagraphFont"/>
    <w:link w:val="Quote"/>
    <w:uiPriority w:val="29"/>
    <w:rsid w:val="00854E39"/>
    <w:rPr>
      <w:i/>
      <w:iCs/>
      <w:color w:val="000000" w:themeColor="text1"/>
    </w:rPr>
  </w:style>
  <w:style w:type="paragraph" w:styleId="IntenseQuote">
    <w:name w:val="Intense Quote"/>
    <w:basedOn w:val="Normal"/>
    <w:next w:val="Normal"/>
    <w:link w:val="IntenseQuoteChar"/>
    <w:uiPriority w:val="30"/>
    <w:rsid w:val="00854E3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54E39"/>
    <w:rPr>
      <w:b/>
      <w:bCs/>
      <w:i/>
      <w:iCs/>
      <w:color w:val="4F81BD" w:themeColor="accent1"/>
    </w:rPr>
  </w:style>
  <w:style w:type="character" w:styleId="SubtleEmphasis">
    <w:name w:val="Subtle Emphasis"/>
    <w:basedOn w:val="DefaultParagraphFont"/>
    <w:uiPriority w:val="19"/>
    <w:rsid w:val="00854E39"/>
    <w:rPr>
      <w:i/>
      <w:iCs/>
      <w:color w:val="808080" w:themeColor="text1" w:themeTint="7F"/>
    </w:rPr>
  </w:style>
  <w:style w:type="character" w:styleId="IntenseEmphasis">
    <w:name w:val="Intense Emphasis"/>
    <w:basedOn w:val="DefaultParagraphFont"/>
    <w:uiPriority w:val="21"/>
    <w:rsid w:val="00854E39"/>
    <w:rPr>
      <w:b/>
      <w:bCs/>
      <w:i/>
      <w:iCs/>
      <w:color w:val="4F81BD" w:themeColor="accent1"/>
    </w:rPr>
  </w:style>
  <w:style w:type="character" w:styleId="SubtleReference">
    <w:name w:val="Subtle Reference"/>
    <w:basedOn w:val="DefaultParagraphFont"/>
    <w:uiPriority w:val="31"/>
    <w:rsid w:val="00854E39"/>
    <w:rPr>
      <w:smallCaps/>
      <w:color w:val="C0504D" w:themeColor="accent2"/>
      <w:u w:val="single"/>
    </w:rPr>
  </w:style>
  <w:style w:type="character" w:styleId="IntenseReference">
    <w:name w:val="Intense Reference"/>
    <w:basedOn w:val="DefaultParagraphFont"/>
    <w:uiPriority w:val="32"/>
    <w:rsid w:val="00854E39"/>
    <w:rPr>
      <w:b/>
      <w:bCs/>
      <w:smallCaps/>
      <w:color w:val="C0504D" w:themeColor="accent2"/>
      <w:spacing w:val="5"/>
      <w:u w:val="single"/>
    </w:rPr>
  </w:style>
  <w:style w:type="character" w:styleId="BookTitle">
    <w:name w:val="Book Title"/>
    <w:basedOn w:val="DefaultParagraphFont"/>
    <w:uiPriority w:val="33"/>
    <w:rsid w:val="00854E39"/>
    <w:rPr>
      <w:b/>
      <w:bCs/>
      <w:smallCaps/>
      <w:spacing w:val="5"/>
    </w:rPr>
  </w:style>
  <w:style w:type="paragraph" w:styleId="TOCHeading">
    <w:name w:val="TOC Heading"/>
    <w:basedOn w:val="Heading1"/>
    <w:next w:val="Normal"/>
    <w:uiPriority w:val="39"/>
    <w:unhideWhenUsed/>
    <w:qFormat/>
    <w:rsid w:val="007D376F"/>
    <w:pPr>
      <w:outlineLvl w:val="9"/>
    </w:pPr>
  </w:style>
  <w:style w:type="paragraph" w:styleId="BodyText">
    <w:name w:val="Body Text"/>
    <w:basedOn w:val="Normal"/>
    <w:link w:val="BodyTextChar"/>
    <w:autoRedefine/>
    <w:rsid w:val="00743E96"/>
    <w:pPr>
      <w:spacing w:after="120"/>
    </w:pPr>
    <w:rPr>
      <w:rFonts w:eastAsiaTheme="majorEastAsia"/>
    </w:rPr>
  </w:style>
  <w:style w:type="character" w:customStyle="1" w:styleId="BodyTextChar">
    <w:name w:val="Body Text Char"/>
    <w:basedOn w:val="DefaultParagraphFont"/>
    <w:link w:val="BodyText"/>
    <w:rsid w:val="00743E96"/>
    <w:rPr>
      <w:rFonts w:ascii="Helvetica Neue" w:eastAsiaTheme="majorEastAsia" w:hAnsi="Helvetica Neue"/>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1630295">
      <w:bodyDiv w:val="1"/>
      <w:marLeft w:val="0"/>
      <w:marRight w:val="0"/>
      <w:marTop w:val="0"/>
      <w:marBottom w:val="0"/>
      <w:divBdr>
        <w:top w:val="none" w:sz="0" w:space="0" w:color="auto"/>
        <w:left w:val="none" w:sz="0" w:space="0" w:color="auto"/>
        <w:bottom w:val="none" w:sz="0" w:space="0" w:color="auto"/>
        <w:right w:val="none" w:sz="0" w:space="0" w:color="auto"/>
      </w:divBdr>
      <w:divsChild>
        <w:div w:id="1213808732">
          <w:marLeft w:val="0"/>
          <w:marRight w:val="0"/>
          <w:marTop w:val="0"/>
          <w:marBottom w:val="0"/>
          <w:divBdr>
            <w:top w:val="none" w:sz="0" w:space="0" w:color="auto"/>
            <w:left w:val="none" w:sz="0" w:space="0" w:color="auto"/>
            <w:bottom w:val="none" w:sz="0" w:space="0" w:color="auto"/>
            <w:right w:val="none" w:sz="0" w:space="0" w:color="auto"/>
          </w:divBdr>
          <w:divsChild>
            <w:div w:id="528447148">
              <w:marLeft w:val="225"/>
              <w:marRight w:val="0"/>
              <w:marTop w:val="225"/>
              <w:marBottom w:val="225"/>
              <w:divBdr>
                <w:top w:val="none" w:sz="0" w:space="0" w:color="auto"/>
                <w:left w:val="none" w:sz="0" w:space="0" w:color="auto"/>
                <w:bottom w:val="none" w:sz="0" w:space="0" w:color="auto"/>
                <w:right w:val="none" w:sz="0" w:space="0" w:color="auto"/>
              </w:divBdr>
              <w:divsChild>
                <w:div w:id="1713655144">
                  <w:marLeft w:val="0"/>
                  <w:marRight w:val="0"/>
                  <w:marTop w:val="0"/>
                  <w:marBottom w:val="0"/>
                  <w:divBdr>
                    <w:top w:val="none" w:sz="0" w:space="0" w:color="auto"/>
                    <w:left w:val="none" w:sz="0" w:space="0" w:color="auto"/>
                    <w:bottom w:val="none" w:sz="0" w:space="0" w:color="auto"/>
                    <w:right w:val="none" w:sz="0" w:space="0" w:color="auto"/>
                  </w:divBdr>
                  <w:divsChild>
                    <w:div w:id="1287587966">
                      <w:marLeft w:val="0"/>
                      <w:marRight w:val="0"/>
                      <w:marTop w:val="0"/>
                      <w:marBottom w:val="120"/>
                      <w:divBdr>
                        <w:top w:val="none" w:sz="0" w:space="0" w:color="auto"/>
                        <w:left w:val="none" w:sz="0" w:space="0" w:color="auto"/>
                        <w:bottom w:val="none" w:sz="0" w:space="0" w:color="auto"/>
                        <w:right w:val="dotted" w:sz="12" w:space="0" w:color="CCCCCC"/>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4.t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PISH\Desktop\Quarch%20Doc%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Helvetica Neue">
    <w:panose1 w:val="02000403000000020004"/>
    <w:charset w:val="00"/>
    <w:family w:val="swiss"/>
    <w:pitch w:val="variable"/>
    <w:sig w:usb0="E50002FF" w:usb1="500079DB" w:usb2="0000001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MV Boli">
    <w:panose1 w:val="02000500030200090000"/>
    <w:charset w:val="00"/>
    <w:family w:val="auto"/>
    <w:pitch w:val="variable"/>
    <w:sig w:usb0="00000003" w:usb1="00000000" w:usb2="000001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F93"/>
    <w:rsid w:val="005C1F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6DF47058F27476AA35857C45A02B008">
    <w:name w:val="F6DF47058F27476AA35857C45A02B008"/>
    <w:rsid w:val="005C1F93"/>
  </w:style>
  <w:style w:type="paragraph" w:customStyle="1" w:styleId="B2DF7BBB471149838C7422F25127347C">
    <w:name w:val="B2DF7BBB471149838C7422F25127347C"/>
    <w:rsid w:val="005C1F93"/>
  </w:style>
  <w:style w:type="paragraph" w:customStyle="1" w:styleId="C0A4148C715A45799332A439FEE56918">
    <w:name w:val="C0A4148C715A45799332A439FEE56918"/>
    <w:rsid w:val="005C1F93"/>
  </w:style>
  <w:style w:type="paragraph" w:customStyle="1" w:styleId="0C900CD64F0E46E6A8101A718A754602">
    <w:name w:val="0C900CD64F0E46E6A8101A718A754602"/>
    <w:rsid w:val="005C1F93"/>
  </w:style>
  <w:style w:type="paragraph" w:customStyle="1" w:styleId="F3933519095D455F86A82A56D3F2FB04">
    <w:name w:val="F3933519095D455F86A82A56D3F2FB04"/>
    <w:rsid w:val="005C1F93"/>
  </w:style>
  <w:style w:type="paragraph" w:customStyle="1" w:styleId="4EAEA6C50FEC46179466B73E4FC25877">
    <w:name w:val="4EAEA6C50FEC46179466B73E4FC25877"/>
    <w:rsid w:val="005C1F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DC3169-B47B-46D6-A9C8-78F52E8C3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Quarch Doc Template.dotx</Template>
  <TotalTime>1875</TotalTime>
  <Pages>14</Pages>
  <Words>2051</Words>
  <Characters>11696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Business plan for a new business</vt:lpstr>
    </vt:vector>
  </TitlesOfParts>
  <Company>Quarch Technologies Ltd</Company>
  <LinksUpToDate>false</LinksUpToDate>
  <CharactersWithSpaces>13720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plan for a new business</dc:title>
  <dc:creator>gkumar</dc:creator>
  <cp:lastModifiedBy>anorrie</cp:lastModifiedBy>
  <cp:revision>32</cp:revision>
  <cp:lastPrinted>2016-07-28T15:37:00Z</cp:lastPrinted>
  <dcterms:created xsi:type="dcterms:W3CDTF">2015-03-23T09:23:00Z</dcterms:created>
  <dcterms:modified xsi:type="dcterms:W3CDTF">2016-07-28T15:37:00Z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TC101316031033</vt:lpwstr>
  </property>
</Properties>
</file>